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61A5C6D" w14:textId="77777777" w:rsidR="002839AF" w:rsidRPr="00F7680D" w:rsidRDefault="002839AF" w:rsidP="001E05DE">
      <w:pPr>
        <w:pStyle w:val="a0"/>
      </w:pPr>
    </w:p>
    <w:p w14:paraId="0C586C29" w14:textId="77777777" w:rsidR="002839AF" w:rsidRPr="00F7680D" w:rsidRDefault="002839AF" w:rsidP="001E05DE">
      <w:pPr>
        <w:pStyle w:val="a0"/>
      </w:pPr>
    </w:p>
    <w:p w14:paraId="4B2946CD" w14:textId="4CA1E83D" w:rsidR="003C27DD" w:rsidRPr="00F7680D" w:rsidRDefault="00DC0B75" w:rsidP="003C27DD">
      <w:pPr>
        <w:pStyle w:val="a0"/>
      </w:pPr>
      <w:r w:rsidRPr="00F7680D">
        <w:t>TRACTIVE SYSTEM ACTIVE LIGHT</w:t>
      </w:r>
      <w:r w:rsidRPr="00F7680D">
        <w:br/>
      </w:r>
      <w:r w:rsidR="003C27DD" w:rsidRPr="00F7680D">
        <w:t>-</w:t>
      </w:r>
      <w:commentRangeStart w:id="0"/>
      <w:r w:rsidR="001B2170" w:rsidRPr="00F7680D">
        <w:t>IZVEŠTAJ O RADU</w:t>
      </w:r>
      <w:commentRangeEnd w:id="0"/>
      <w:r w:rsidR="00A1077D" w:rsidRPr="00F7680D">
        <w:rPr>
          <w:rStyle w:val="CommentReference"/>
          <w:rFonts w:eastAsiaTheme="minorHAnsi" w:cstheme="minorBidi"/>
          <w:spacing w:val="0"/>
          <w:kern w:val="2"/>
        </w:rPr>
        <w:commentReference w:id="0"/>
      </w:r>
      <w:r w:rsidR="003C27DD" w:rsidRPr="00F7680D">
        <w:t>-</w:t>
      </w:r>
    </w:p>
    <w:tbl>
      <w:tblPr>
        <w:tblStyle w:val="TableGridLight"/>
        <w:tblpPr w:leftFromText="180" w:rightFromText="180" w:vertAnchor="page" w:tblpY="3391"/>
        <w:tblW w:w="0" w:type="auto"/>
        <w:tblLook w:val="04A0" w:firstRow="1" w:lastRow="0" w:firstColumn="1" w:lastColumn="0" w:noHBand="0" w:noVBand="1"/>
      </w:tblPr>
      <w:tblGrid>
        <w:gridCol w:w="2065"/>
        <w:gridCol w:w="8391"/>
      </w:tblGrid>
      <w:tr w:rsidR="002839AF" w:rsidRPr="00F7680D" w14:paraId="2AC26B4D" w14:textId="77777777" w:rsidTr="003C27DD">
        <w:trPr>
          <w:trHeight w:val="350"/>
        </w:trPr>
        <w:tc>
          <w:tcPr>
            <w:tcW w:w="10456" w:type="dxa"/>
            <w:gridSpan w:val="2"/>
          </w:tcPr>
          <w:p w14:paraId="098E14D8" w14:textId="4E97CD6A" w:rsidR="002839AF" w:rsidRPr="00F7680D" w:rsidRDefault="001B2170" w:rsidP="003C27DD">
            <w:pPr>
              <w:jc w:val="center"/>
              <w:rPr>
                <w:rFonts w:cs="Times New Roman"/>
                <w:b/>
                <w:bCs/>
              </w:rPr>
            </w:pPr>
            <w:r w:rsidRPr="00F7680D">
              <w:rPr>
                <w:rFonts w:cs="Times New Roman"/>
                <w:b/>
                <w:bCs/>
              </w:rPr>
              <w:t>PODACI O ČLANU</w:t>
            </w:r>
          </w:p>
        </w:tc>
      </w:tr>
      <w:tr w:rsidR="002839AF" w:rsidRPr="00F7680D" w14:paraId="59894344" w14:textId="77777777" w:rsidTr="003C27DD">
        <w:trPr>
          <w:trHeight w:val="440"/>
        </w:trPr>
        <w:tc>
          <w:tcPr>
            <w:tcW w:w="2065" w:type="dxa"/>
          </w:tcPr>
          <w:p w14:paraId="7F9B31B9" w14:textId="01896E42" w:rsidR="002839AF" w:rsidRPr="00F7680D" w:rsidRDefault="001B2170" w:rsidP="003C27DD">
            <w:pPr>
              <w:jc w:val="right"/>
              <w:rPr>
                <w:rFonts w:cs="Times New Roman"/>
                <w:b/>
                <w:bCs/>
              </w:rPr>
            </w:pPr>
            <w:r w:rsidRPr="00F7680D">
              <w:rPr>
                <w:rFonts w:cs="Times New Roman"/>
                <w:b/>
                <w:bCs/>
              </w:rPr>
              <w:t>Ime i prezime</w:t>
            </w:r>
            <w:r w:rsidR="003C27DD" w:rsidRPr="00F7680D">
              <w:rPr>
                <w:rFonts w:cs="Times New Roman"/>
                <w:b/>
                <w:bCs/>
              </w:rPr>
              <w:t xml:space="preserve"> </w:t>
            </w:r>
            <w:r w:rsidR="002839AF" w:rsidRPr="00F7680D">
              <w:rPr>
                <w:rFonts w:cs="Times New Roman"/>
                <w:b/>
                <w:bCs/>
              </w:rPr>
              <w:t>:</w:t>
            </w:r>
          </w:p>
        </w:tc>
        <w:tc>
          <w:tcPr>
            <w:tcW w:w="8391" w:type="dxa"/>
          </w:tcPr>
          <w:p w14:paraId="7FCF94B8" w14:textId="672151BF" w:rsidR="002839AF" w:rsidRPr="00F7680D" w:rsidRDefault="009165F9" w:rsidP="00BE22EA">
            <w:pPr>
              <w:jc w:val="left"/>
              <w:rPr>
                <w:rFonts w:cs="Times New Roman"/>
              </w:rPr>
            </w:pPr>
            <w:r w:rsidRPr="00F7680D">
              <w:rPr>
                <w:rFonts w:cs="Times New Roman"/>
              </w:rPr>
              <w:t>Dimitrije Roglić</w:t>
            </w:r>
          </w:p>
        </w:tc>
      </w:tr>
      <w:tr w:rsidR="002839AF" w:rsidRPr="00F7680D" w14:paraId="38550333" w14:textId="77777777" w:rsidTr="003C27DD">
        <w:trPr>
          <w:trHeight w:val="440"/>
        </w:trPr>
        <w:tc>
          <w:tcPr>
            <w:tcW w:w="2065" w:type="dxa"/>
          </w:tcPr>
          <w:p w14:paraId="01E65B41" w14:textId="38265EF2" w:rsidR="002839AF" w:rsidRPr="00F7680D" w:rsidRDefault="001B2170" w:rsidP="003C27DD">
            <w:pPr>
              <w:jc w:val="right"/>
              <w:rPr>
                <w:rFonts w:cs="Times New Roman"/>
                <w:b/>
                <w:bCs/>
              </w:rPr>
            </w:pPr>
            <w:r w:rsidRPr="00F7680D">
              <w:rPr>
                <w:rFonts w:cs="Times New Roman"/>
                <w:b/>
                <w:bCs/>
              </w:rPr>
              <w:t xml:space="preserve">Podtim </w:t>
            </w:r>
            <w:r w:rsidR="002839AF" w:rsidRPr="00F7680D">
              <w:rPr>
                <w:rFonts w:cs="Times New Roman"/>
                <w:b/>
                <w:bCs/>
              </w:rPr>
              <w:t>:</w:t>
            </w:r>
          </w:p>
        </w:tc>
        <w:tc>
          <w:tcPr>
            <w:tcW w:w="8391" w:type="dxa"/>
          </w:tcPr>
          <w:p w14:paraId="7D476E07" w14:textId="6C5E7A78" w:rsidR="002839AF" w:rsidRPr="00F7680D" w:rsidRDefault="009165F9" w:rsidP="00BE22EA">
            <w:pPr>
              <w:jc w:val="left"/>
              <w:rPr>
                <w:rFonts w:cs="Times New Roman"/>
              </w:rPr>
            </w:pPr>
            <w:r w:rsidRPr="00F7680D">
              <w:rPr>
                <w:rFonts w:cs="Times New Roman"/>
              </w:rPr>
              <w:t>Niskonaponski sistemi</w:t>
            </w:r>
            <w:r w:rsidR="009C7B18" w:rsidRPr="00F7680D">
              <w:rPr>
                <w:rFonts w:cs="Times New Roman"/>
              </w:rPr>
              <w:fldChar w:fldCharType="begin"/>
            </w:r>
            <w:r w:rsidR="009C7B18" w:rsidRPr="00F7680D">
              <w:instrText xml:space="preserve"> XE "</w:instrText>
            </w:r>
            <w:r w:rsidR="009C7B18" w:rsidRPr="00F7680D">
              <w:rPr>
                <w:rFonts w:cs="Times New Roman"/>
              </w:rPr>
              <w:instrText>(naziv podtima)</w:instrText>
            </w:r>
            <w:r w:rsidR="009C7B18" w:rsidRPr="00F7680D">
              <w:instrText xml:space="preserve">" </w:instrText>
            </w:r>
            <w:r w:rsidR="009C7B18" w:rsidRPr="00F7680D">
              <w:rPr>
                <w:rFonts w:cs="Times New Roman"/>
              </w:rPr>
              <w:fldChar w:fldCharType="end"/>
            </w:r>
          </w:p>
        </w:tc>
      </w:tr>
      <w:tr w:rsidR="002839AF" w:rsidRPr="00F7680D" w14:paraId="63A35EFB" w14:textId="77777777" w:rsidTr="003C27DD">
        <w:trPr>
          <w:trHeight w:val="440"/>
        </w:trPr>
        <w:tc>
          <w:tcPr>
            <w:tcW w:w="2065" w:type="dxa"/>
          </w:tcPr>
          <w:p w14:paraId="30688149" w14:textId="25677107" w:rsidR="002839AF" w:rsidRPr="00F7680D" w:rsidRDefault="001B2170" w:rsidP="003C27DD">
            <w:pPr>
              <w:jc w:val="right"/>
              <w:rPr>
                <w:rFonts w:cs="Times New Roman"/>
                <w:b/>
                <w:bCs/>
              </w:rPr>
            </w:pPr>
            <w:r w:rsidRPr="00F7680D">
              <w:rPr>
                <w:rFonts w:cs="Times New Roman"/>
                <w:b/>
                <w:bCs/>
              </w:rPr>
              <w:t xml:space="preserve">Podlider(i) </w:t>
            </w:r>
            <w:r w:rsidR="002839AF" w:rsidRPr="00F7680D">
              <w:rPr>
                <w:rFonts w:cs="Times New Roman"/>
                <w:b/>
                <w:bCs/>
              </w:rPr>
              <w:t>:</w:t>
            </w:r>
          </w:p>
        </w:tc>
        <w:tc>
          <w:tcPr>
            <w:tcW w:w="8391" w:type="dxa"/>
          </w:tcPr>
          <w:p w14:paraId="3434AB7B" w14:textId="10890B0E" w:rsidR="002839AF" w:rsidRPr="00F7680D" w:rsidRDefault="009165F9" w:rsidP="00BE22EA">
            <w:pPr>
              <w:jc w:val="left"/>
              <w:rPr>
                <w:rFonts w:cs="Times New Roman"/>
              </w:rPr>
            </w:pPr>
            <w:r w:rsidRPr="00F7680D">
              <w:rPr>
                <w:rFonts w:cs="Times New Roman"/>
              </w:rPr>
              <w:t>Predrag Nudžić</w:t>
            </w:r>
            <w:r w:rsidR="00150F3B" w:rsidRPr="00F7680D">
              <w:rPr>
                <w:rFonts w:cs="Times New Roman"/>
              </w:rPr>
              <w:t xml:space="preserve">, </w:t>
            </w:r>
            <w:r w:rsidRPr="00F7680D">
              <w:rPr>
                <w:rFonts w:cs="Times New Roman"/>
              </w:rPr>
              <w:t>Ivan Berenić</w:t>
            </w:r>
          </w:p>
        </w:tc>
      </w:tr>
    </w:tbl>
    <w:p w14:paraId="0D7FA019" w14:textId="77777777" w:rsidR="002839AF" w:rsidRPr="00F7680D" w:rsidRDefault="002839AF" w:rsidP="002839AF"/>
    <w:p w14:paraId="742D9B8C" w14:textId="77777777" w:rsidR="001E05DE" w:rsidRPr="00F7680D" w:rsidRDefault="001E05DE" w:rsidP="001E05DE">
      <w:pPr>
        <w:pStyle w:val="a"/>
        <w:numPr>
          <w:ilvl w:val="0"/>
          <w:numId w:val="0"/>
        </w:numPr>
        <w:rPr>
          <w:lang w:val="sr-Latn-RS"/>
        </w:rPr>
      </w:pPr>
    </w:p>
    <w:tbl>
      <w:tblPr>
        <w:tblStyle w:val="TableGridLight"/>
        <w:tblW w:w="0" w:type="auto"/>
        <w:jc w:val="center"/>
        <w:tblLook w:val="04A0" w:firstRow="1" w:lastRow="0" w:firstColumn="1" w:lastColumn="0" w:noHBand="0" w:noVBand="1"/>
      </w:tblPr>
      <w:tblGrid>
        <w:gridCol w:w="2155"/>
        <w:gridCol w:w="8301"/>
      </w:tblGrid>
      <w:tr w:rsidR="008926D2" w:rsidRPr="00F7680D" w14:paraId="0782D52F" w14:textId="77777777" w:rsidTr="008926D2">
        <w:trPr>
          <w:trHeight w:val="350"/>
          <w:jc w:val="center"/>
        </w:trPr>
        <w:tc>
          <w:tcPr>
            <w:tcW w:w="10456" w:type="dxa"/>
            <w:gridSpan w:val="2"/>
          </w:tcPr>
          <w:p w14:paraId="14B53A1B" w14:textId="08789E05" w:rsidR="008926D2" w:rsidRPr="00F7680D" w:rsidRDefault="001B2170" w:rsidP="008926D2">
            <w:pPr>
              <w:jc w:val="center"/>
              <w:rPr>
                <w:rFonts w:cs="Times New Roman"/>
                <w:b/>
                <w:bCs/>
              </w:rPr>
            </w:pPr>
            <w:r w:rsidRPr="00F7680D">
              <w:rPr>
                <w:rFonts w:cs="Times New Roman"/>
                <w:b/>
                <w:bCs/>
              </w:rPr>
              <w:t>APSTRAKT</w:t>
            </w:r>
          </w:p>
        </w:tc>
      </w:tr>
      <w:tr w:rsidR="00435F0C" w:rsidRPr="00F7680D" w14:paraId="45E7A492" w14:textId="77777777" w:rsidTr="005C78EE">
        <w:trPr>
          <w:trHeight w:val="692"/>
          <w:jc w:val="center"/>
        </w:trPr>
        <w:tc>
          <w:tcPr>
            <w:tcW w:w="2155" w:type="dxa"/>
          </w:tcPr>
          <w:p w14:paraId="41392877" w14:textId="1CBDF862" w:rsidR="00435F0C" w:rsidRPr="00F7680D" w:rsidRDefault="001B2170" w:rsidP="003C27DD">
            <w:pPr>
              <w:jc w:val="right"/>
              <w:rPr>
                <w:rFonts w:cs="Times New Roman"/>
                <w:b/>
                <w:bCs/>
              </w:rPr>
            </w:pPr>
            <w:r w:rsidRPr="00F7680D">
              <w:rPr>
                <w:rFonts w:cs="Times New Roman"/>
                <w:b/>
                <w:bCs/>
              </w:rPr>
              <w:t>Opis problema</w:t>
            </w:r>
            <w:r w:rsidR="008926D2" w:rsidRPr="00F7680D">
              <w:rPr>
                <w:rFonts w:cs="Times New Roman"/>
                <w:b/>
                <w:bCs/>
              </w:rPr>
              <w:t xml:space="preserve"> :</w:t>
            </w:r>
          </w:p>
        </w:tc>
        <w:tc>
          <w:tcPr>
            <w:tcW w:w="8301" w:type="dxa"/>
          </w:tcPr>
          <w:p w14:paraId="48D24681" w14:textId="692AFFFC" w:rsidR="00435F0C" w:rsidRPr="00F7680D" w:rsidRDefault="00ED717A" w:rsidP="00435F0C">
            <w:pPr>
              <w:rPr>
                <w:rFonts w:cs="Times New Roman"/>
              </w:rPr>
            </w:pPr>
            <w:r w:rsidRPr="00F7680D">
              <w:rPr>
                <w:rFonts w:cs="Times New Roman"/>
              </w:rPr>
              <w:t>Tractive system active light (TSAL) – sistem koji je odgovoran za bezbedan prilazak vozilu u slučaju kvara ili normalnog zaustavljanja. Osigurava da se visoki napon koji potiče iz baterije ne ispoljava van kućišta baterije po gašenju motora.</w:t>
            </w:r>
            <w:ins w:id="1" w:author="Predrag Nuzdic" w:date="2025-11-25T16:58:00Z" w16du:dateUtc="2025-11-25T15:58:00Z">
              <w:r w:rsidR="00752D43" w:rsidRPr="00F7680D">
                <w:rPr>
                  <w:rFonts w:cs="Times New Roman"/>
                </w:rPr>
                <w:t xml:space="preserve"> </w:t>
              </w:r>
            </w:ins>
          </w:p>
        </w:tc>
      </w:tr>
      <w:tr w:rsidR="00435F0C" w:rsidRPr="00F7680D" w14:paraId="18C8D069" w14:textId="77777777" w:rsidTr="005C78EE">
        <w:trPr>
          <w:trHeight w:val="440"/>
          <w:jc w:val="center"/>
        </w:trPr>
        <w:tc>
          <w:tcPr>
            <w:tcW w:w="2155" w:type="dxa"/>
          </w:tcPr>
          <w:p w14:paraId="62A1497B" w14:textId="48486C08" w:rsidR="00435F0C" w:rsidRPr="00F7680D" w:rsidRDefault="001B2170" w:rsidP="003C27DD">
            <w:pPr>
              <w:jc w:val="right"/>
              <w:rPr>
                <w:rFonts w:cs="Times New Roman"/>
                <w:b/>
                <w:bCs/>
              </w:rPr>
            </w:pPr>
            <w:r w:rsidRPr="00F7680D">
              <w:rPr>
                <w:rFonts w:cs="Times New Roman"/>
                <w:b/>
                <w:bCs/>
              </w:rPr>
              <w:t>Opis rešenja</w:t>
            </w:r>
            <w:r w:rsidR="008926D2" w:rsidRPr="00F7680D">
              <w:rPr>
                <w:rFonts w:cs="Times New Roman"/>
                <w:b/>
                <w:bCs/>
              </w:rPr>
              <w:t xml:space="preserve"> :</w:t>
            </w:r>
          </w:p>
        </w:tc>
        <w:tc>
          <w:tcPr>
            <w:tcW w:w="8301" w:type="dxa"/>
          </w:tcPr>
          <w:p w14:paraId="608CE8B8" w14:textId="1D9C10FF" w:rsidR="00435F0C" w:rsidRPr="00F7680D" w:rsidRDefault="00A41904" w:rsidP="00435F0C">
            <w:pPr>
              <w:jc w:val="left"/>
              <w:rPr>
                <w:rFonts w:cs="Times New Roman"/>
              </w:rPr>
            </w:pPr>
            <w:r w:rsidRPr="00F7680D">
              <w:rPr>
                <w:rFonts w:cs="Times New Roman"/>
              </w:rPr>
              <w:t>Kreiranje PCB sa odgovarajućim elektronskim elementima, na čijem će izlazu biti signal koji upravlja LED diod</w:t>
            </w:r>
            <w:r w:rsidR="008B14C8" w:rsidRPr="00F7680D">
              <w:rPr>
                <w:rFonts w:cs="Times New Roman"/>
              </w:rPr>
              <w:t>a</w:t>
            </w:r>
            <w:r w:rsidRPr="00F7680D">
              <w:rPr>
                <w:rFonts w:cs="Times New Roman"/>
              </w:rPr>
              <w:t>m</w:t>
            </w:r>
            <w:r w:rsidR="008B14C8" w:rsidRPr="00F7680D">
              <w:rPr>
                <w:rFonts w:cs="Times New Roman"/>
              </w:rPr>
              <w:t>a</w:t>
            </w:r>
            <w:r w:rsidRPr="00F7680D">
              <w:rPr>
                <w:rFonts w:cs="Times New Roman"/>
              </w:rPr>
              <w:t xml:space="preserve"> koja će se nalaziti na vrhu vozila. </w:t>
            </w:r>
            <w:r w:rsidR="008B14C8" w:rsidRPr="00F7680D">
              <w:rPr>
                <w:rFonts w:cs="Times New Roman"/>
              </w:rPr>
              <w:t xml:space="preserve">Diode mogu da svetle crveno ili zeleno u skladu sa statusom visokog napona u vozilu. </w:t>
            </w:r>
          </w:p>
        </w:tc>
      </w:tr>
      <w:tr w:rsidR="00435F0C" w:rsidRPr="00F7680D" w14:paraId="03CA661F" w14:textId="77777777" w:rsidTr="005C78EE">
        <w:trPr>
          <w:trHeight w:val="350"/>
          <w:jc w:val="center"/>
        </w:trPr>
        <w:tc>
          <w:tcPr>
            <w:tcW w:w="2155" w:type="dxa"/>
          </w:tcPr>
          <w:p w14:paraId="6AEFFF65" w14:textId="12F6BE14" w:rsidR="00435F0C" w:rsidRPr="00F7680D" w:rsidRDefault="001B2170" w:rsidP="003C27DD">
            <w:pPr>
              <w:jc w:val="right"/>
              <w:rPr>
                <w:rFonts w:cs="Times New Roman"/>
                <w:b/>
                <w:bCs/>
              </w:rPr>
            </w:pPr>
            <w:r w:rsidRPr="00F7680D">
              <w:rPr>
                <w:rFonts w:cs="Times New Roman"/>
                <w:b/>
                <w:bCs/>
              </w:rPr>
              <w:t>Cilj izveštaja</w:t>
            </w:r>
            <w:r w:rsidR="008926D2" w:rsidRPr="00F7680D">
              <w:rPr>
                <w:rFonts w:cs="Times New Roman"/>
                <w:b/>
                <w:bCs/>
              </w:rPr>
              <w:t xml:space="preserve"> :</w:t>
            </w:r>
          </w:p>
        </w:tc>
        <w:tc>
          <w:tcPr>
            <w:tcW w:w="8301" w:type="dxa"/>
          </w:tcPr>
          <w:p w14:paraId="1425A8D3" w14:textId="791C9621" w:rsidR="00435F0C" w:rsidRPr="00F7680D" w:rsidRDefault="008069F8" w:rsidP="00435F0C">
            <w:pPr>
              <w:rPr>
                <w:rFonts w:cs="Times New Roman"/>
              </w:rPr>
            </w:pPr>
            <w:r w:rsidRPr="00F7680D">
              <w:rPr>
                <w:rFonts w:cs="Times New Roman"/>
              </w:rPr>
              <w:t>Opis TSAL sistema i njegova implementacija u vozilu.</w:t>
            </w:r>
          </w:p>
        </w:tc>
      </w:tr>
      <w:tr w:rsidR="005C78EE" w:rsidRPr="00F7680D" w14:paraId="646FE6AF" w14:textId="77777777" w:rsidTr="005C78EE">
        <w:trPr>
          <w:trHeight w:val="350"/>
          <w:jc w:val="center"/>
        </w:trPr>
        <w:tc>
          <w:tcPr>
            <w:tcW w:w="2155" w:type="dxa"/>
          </w:tcPr>
          <w:p w14:paraId="06BC60F9" w14:textId="26CF01E8" w:rsidR="005C78EE" w:rsidRPr="00F7680D" w:rsidRDefault="001B2170" w:rsidP="003C27DD">
            <w:pPr>
              <w:jc w:val="right"/>
              <w:rPr>
                <w:rFonts w:cs="Times New Roman"/>
                <w:b/>
                <w:bCs/>
              </w:rPr>
            </w:pPr>
            <w:r w:rsidRPr="00F7680D">
              <w:rPr>
                <w:rFonts w:cs="Times New Roman"/>
                <w:b/>
                <w:bCs/>
              </w:rPr>
              <w:t>Datum kreiranja</w:t>
            </w:r>
            <w:r w:rsidR="005C78EE" w:rsidRPr="00F7680D">
              <w:rPr>
                <w:rFonts w:cs="Times New Roman"/>
                <w:b/>
                <w:bCs/>
              </w:rPr>
              <w:t xml:space="preserve"> : </w:t>
            </w:r>
          </w:p>
        </w:tc>
        <w:tc>
          <w:tcPr>
            <w:tcW w:w="8301" w:type="dxa"/>
          </w:tcPr>
          <w:p w14:paraId="03E0DC4B" w14:textId="0DF40E7D" w:rsidR="005C78EE" w:rsidRPr="00F7680D" w:rsidRDefault="009165F9" w:rsidP="005C78EE">
            <w:pPr>
              <w:jc w:val="right"/>
              <w:rPr>
                <w:rFonts w:cs="Times New Roman"/>
              </w:rPr>
            </w:pPr>
            <w:r w:rsidRPr="00F7680D">
              <w:rPr>
                <w:rFonts w:cs="Times New Roman"/>
              </w:rPr>
              <w:t>22.11.2025.</w:t>
            </w:r>
          </w:p>
        </w:tc>
      </w:tr>
      <w:tr w:rsidR="002479D4" w:rsidRPr="00F7680D" w14:paraId="7FEDBE2E" w14:textId="77777777" w:rsidTr="005C78EE">
        <w:trPr>
          <w:trHeight w:val="350"/>
          <w:jc w:val="center"/>
        </w:trPr>
        <w:tc>
          <w:tcPr>
            <w:tcW w:w="2155" w:type="dxa"/>
          </w:tcPr>
          <w:p w14:paraId="33F1C5AE" w14:textId="0E80F113" w:rsidR="002479D4" w:rsidRPr="00F7680D" w:rsidRDefault="001B2170" w:rsidP="003C27DD">
            <w:pPr>
              <w:jc w:val="right"/>
              <w:rPr>
                <w:rFonts w:cs="Times New Roman"/>
                <w:b/>
                <w:bCs/>
              </w:rPr>
            </w:pPr>
            <w:r w:rsidRPr="00F7680D">
              <w:rPr>
                <w:rFonts w:cs="Times New Roman"/>
                <w:b/>
                <w:bCs/>
              </w:rPr>
              <w:t>Datum poslednje izmene</w:t>
            </w:r>
            <w:r w:rsidR="002479D4" w:rsidRPr="00F7680D">
              <w:rPr>
                <w:rFonts w:cs="Times New Roman"/>
                <w:b/>
                <w:bCs/>
              </w:rPr>
              <w:t xml:space="preserve"> :</w:t>
            </w:r>
          </w:p>
        </w:tc>
        <w:tc>
          <w:tcPr>
            <w:tcW w:w="8301" w:type="dxa"/>
          </w:tcPr>
          <w:p w14:paraId="5D397296" w14:textId="638EF112" w:rsidR="002479D4" w:rsidRPr="00F7680D" w:rsidRDefault="0092544A" w:rsidP="002479D4">
            <w:pPr>
              <w:jc w:val="right"/>
              <w:rPr>
                <w:rFonts w:cs="Times New Roman"/>
              </w:rPr>
            </w:pPr>
            <w:r>
              <w:rPr>
                <w:rFonts w:cs="Times New Roman"/>
              </w:rPr>
              <w:t>23</w:t>
            </w:r>
            <w:r w:rsidR="009165F9" w:rsidRPr="00F7680D">
              <w:rPr>
                <w:rFonts w:cs="Times New Roman"/>
              </w:rPr>
              <w:t>.</w:t>
            </w:r>
            <w:r>
              <w:rPr>
                <w:rFonts w:cs="Times New Roman"/>
              </w:rPr>
              <w:t>0</w:t>
            </w:r>
            <w:r w:rsidR="00BC554F" w:rsidRPr="00F7680D">
              <w:rPr>
                <w:rFonts w:cs="Times New Roman"/>
              </w:rPr>
              <w:t>2</w:t>
            </w:r>
            <w:r w:rsidR="009165F9" w:rsidRPr="00F7680D">
              <w:rPr>
                <w:rFonts w:cs="Times New Roman"/>
              </w:rPr>
              <w:t>.202</w:t>
            </w:r>
            <w:r>
              <w:rPr>
                <w:rFonts w:cs="Times New Roman"/>
              </w:rPr>
              <w:t>6</w:t>
            </w:r>
            <w:r w:rsidR="009165F9" w:rsidRPr="00F7680D">
              <w:rPr>
                <w:rFonts w:cs="Times New Roman"/>
              </w:rPr>
              <w:t>.</w:t>
            </w:r>
          </w:p>
        </w:tc>
      </w:tr>
      <w:tr w:rsidR="005C78EE" w:rsidRPr="00F7680D" w14:paraId="67FABADA" w14:textId="77777777" w:rsidTr="005C78EE">
        <w:trPr>
          <w:trHeight w:val="350"/>
          <w:jc w:val="center"/>
        </w:trPr>
        <w:tc>
          <w:tcPr>
            <w:tcW w:w="2155" w:type="dxa"/>
          </w:tcPr>
          <w:p w14:paraId="5EA5D4CF" w14:textId="34691F21" w:rsidR="005C78EE" w:rsidRPr="00F7680D" w:rsidRDefault="001B2170" w:rsidP="003C27DD">
            <w:pPr>
              <w:jc w:val="right"/>
              <w:rPr>
                <w:rFonts w:cs="Times New Roman"/>
                <w:b/>
                <w:bCs/>
              </w:rPr>
            </w:pPr>
            <w:r w:rsidRPr="00F7680D">
              <w:rPr>
                <w:rFonts w:cs="Times New Roman"/>
                <w:b/>
                <w:bCs/>
              </w:rPr>
              <w:t>Sezona</w:t>
            </w:r>
            <w:r w:rsidR="005C78EE" w:rsidRPr="00F7680D">
              <w:rPr>
                <w:rFonts w:cs="Times New Roman"/>
                <w:b/>
                <w:bCs/>
              </w:rPr>
              <w:t xml:space="preserve">: </w:t>
            </w:r>
          </w:p>
        </w:tc>
        <w:tc>
          <w:tcPr>
            <w:tcW w:w="8301" w:type="dxa"/>
          </w:tcPr>
          <w:p w14:paraId="1AE1EAD5" w14:textId="77777777" w:rsidR="005C78EE" w:rsidRPr="00F7680D" w:rsidRDefault="005C78EE" w:rsidP="002479D4">
            <w:pPr>
              <w:jc w:val="right"/>
              <w:rPr>
                <w:rFonts w:cs="Times New Roman"/>
              </w:rPr>
            </w:pPr>
            <w:r w:rsidRPr="00F7680D">
              <w:rPr>
                <w:rFonts w:cs="Times New Roman"/>
              </w:rPr>
              <w:t>2025/2026</w:t>
            </w:r>
          </w:p>
        </w:tc>
      </w:tr>
    </w:tbl>
    <w:p w14:paraId="18DF365B" w14:textId="77777777" w:rsidR="00435F0C" w:rsidRPr="00F7680D" w:rsidRDefault="00435F0C" w:rsidP="00435F0C">
      <w:pPr>
        <w:rPr>
          <w:rFonts w:cs="Times New Roman"/>
        </w:rPr>
      </w:pPr>
    </w:p>
    <w:p w14:paraId="46350FE2" w14:textId="77777777" w:rsidR="001E05DE" w:rsidRPr="00F7680D" w:rsidRDefault="001E05DE" w:rsidP="001E05DE">
      <w:pPr>
        <w:pStyle w:val="a"/>
        <w:numPr>
          <w:ilvl w:val="0"/>
          <w:numId w:val="0"/>
        </w:numPr>
        <w:rPr>
          <w:b/>
          <w:bCs/>
          <w:sz w:val="22"/>
          <w:szCs w:val="22"/>
          <w:lang w:val="sr-Latn-RS"/>
        </w:rPr>
      </w:pPr>
    </w:p>
    <w:p w14:paraId="7CAF2E3C" w14:textId="77777777" w:rsidR="00785285" w:rsidRPr="00F7680D" w:rsidRDefault="00785285" w:rsidP="00435F0C">
      <w:pPr>
        <w:pStyle w:val="a"/>
        <w:numPr>
          <w:ilvl w:val="0"/>
          <w:numId w:val="0"/>
        </w:numPr>
        <w:rPr>
          <w:lang w:val="sr-Latn-RS"/>
        </w:rPr>
        <w:sectPr w:rsidR="00785285" w:rsidRPr="00F7680D" w:rsidSect="001E05DE">
          <w:headerReference w:type="default" r:id="rId12"/>
          <w:footerReference w:type="default" r:id="rId13"/>
          <w:headerReference w:type="first" r:id="rId14"/>
          <w:footerReference w:type="first" r:id="rId15"/>
          <w:pgSz w:w="11906" w:h="16838" w:code="9"/>
          <w:pgMar w:top="720" w:right="720" w:bottom="720" w:left="720" w:header="0" w:footer="720" w:gutter="0"/>
          <w:cols w:space="720"/>
          <w:titlePg/>
          <w:docGrid w:linePitch="360"/>
        </w:sectPr>
      </w:pPr>
    </w:p>
    <w:p w14:paraId="678DAB88" w14:textId="4B2552AB" w:rsidR="001E05DE" w:rsidRPr="00F7680D" w:rsidRDefault="001B2170" w:rsidP="00C206CC">
      <w:pPr>
        <w:pStyle w:val="a"/>
        <w:rPr>
          <w:lang w:val="sr-Latn-RS"/>
        </w:rPr>
      </w:pPr>
      <w:r w:rsidRPr="00F7680D">
        <w:rPr>
          <w:lang w:val="sr-Latn-RS"/>
        </w:rPr>
        <w:lastRenderedPageBreak/>
        <w:t>Uvod</w:t>
      </w:r>
    </w:p>
    <w:p w14:paraId="40FA6470" w14:textId="1CC19ABA" w:rsidR="00785285" w:rsidRPr="00F7680D" w:rsidRDefault="00223657" w:rsidP="00785285">
      <w:pPr>
        <w:rPr>
          <w:rFonts w:cs="Times New Roman"/>
        </w:rPr>
      </w:pPr>
      <w:r w:rsidRPr="00F7680D">
        <w:rPr>
          <w:rFonts w:cs="Times New Roman"/>
        </w:rPr>
        <w:t xml:space="preserve">Tractive system active light </w:t>
      </w:r>
      <w:r w:rsidR="00AD44C9" w:rsidRPr="00F7680D">
        <w:rPr>
          <w:rFonts w:cs="Times New Roman"/>
        </w:rPr>
        <w:t>–</w:t>
      </w:r>
      <w:r w:rsidRPr="00F7680D">
        <w:rPr>
          <w:rFonts w:cs="Times New Roman"/>
        </w:rPr>
        <w:t xml:space="preserve"> TSAL</w:t>
      </w:r>
      <w:r w:rsidR="00AD44C9" w:rsidRPr="00F7680D">
        <w:rPr>
          <w:rFonts w:cs="Times New Roman"/>
        </w:rPr>
        <w:t xml:space="preserve"> je sistem koji osigurava da u vozilu nakon kvara ili zaustavljanja ne postoji visok napon van kućišta akumulatora tj. baterije</w:t>
      </w:r>
      <w:r w:rsidR="001B2170" w:rsidRPr="00F7680D">
        <w:rPr>
          <w:rFonts w:cs="Times New Roman"/>
        </w:rPr>
        <w:t>.</w:t>
      </w:r>
      <w:r w:rsidR="00AD44C9" w:rsidRPr="00F7680D">
        <w:rPr>
          <w:rFonts w:cs="Times New Roman"/>
        </w:rPr>
        <w:t xml:space="preserve"> Predstavlja ključnu komponentu bezbednosti vozila. Vozilu se ne sme prići dok god je crveno svetlo TSAL-a</w:t>
      </w:r>
      <w:r w:rsidR="00360F08" w:rsidRPr="00F7680D">
        <w:rPr>
          <w:rFonts w:cs="Times New Roman"/>
        </w:rPr>
        <w:t xml:space="preserve"> upaljeno, bilo</w:t>
      </w:r>
      <w:r w:rsidR="0069038D" w:rsidRPr="00F7680D">
        <w:rPr>
          <w:rFonts w:cs="Times New Roman"/>
        </w:rPr>
        <w:t xml:space="preserve"> treptajuće </w:t>
      </w:r>
      <w:r w:rsidR="00360F08" w:rsidRPr="00F7680D">
        <w:rPr>
          <w:rFonts w:cs="Times New Roman"/>
        </w:rPr>
        <w:t xml:space="preserve">ili konstantno. </w:t>
      </w:r>
      <w:r w:rsidR="0013735E" w:rsidRPr="00F7680D">
        <w:rPr>
          <w:rFonts w:cs="Times New Roman"/>
        </w:rPr>
        <w:t xml:space="preserve">Crveno </w:t>
      </w:r>
      <w:r w:rsidR="0069038D" w:rsidRPr="00F7680D">
        <w:rPr>
          <w:rFonts w:cs="Times New Roman"/>
        </w:rPr>
        <w:t xml:space="preserve">treptajuće </w:t>
      </w:r>
      <w:r w:rsidR="0013735E" w:rsidRPr="00F7680D">
        <w:rPr>
          <w:rFonts w:cs="Times New Roman"/>
        </w:rPr>
        <w:t xml:space="preserve">svetlo ukazuje na prisustvo visokog napona van kućišta baterije, dok konstantno ukazuje na grešku u TSAL-u. </w:t>
      </w:r>
      <w:r w:rsidR="00C453AD" w:rsidRPr="00F7680D">
        <w:rPr>
          <w:rFonts w:cs="Times New Roman"/>
        </w:rPr>
        <w:t xml:space="preserve">Isključivo </w:t>
      </w:r>
      <w:r w:rsidR="00541174" w:rsidRPr="00F7680D">
        <w:rPr>
          <w:rFonts w:cs="Times New Roman"/>
        </w:rPr>
        <w:t xml:space="preserve">je </w:t>
      </w:r>
      <w:r w:rsidR="00C453AD" w:rsidRPr="00F7680D">
        <w:rPr>
          <w:rFonts w:cs="Times New Roman"/>
        </w:rPr>
        <w:t>ESO (Electrical safety officer</w:t>
      </w:r>
      <w:r w:rsidR="007535A8" w:rsidRPr="00F7680D">
        <w:rPr>
          <w:rFonts w:cs="Times New Roman"/>
        </w:rPr>
        <w:t>)</w:t>
      </w:r>
      <w:r w:rsidR="00076A9E" w:rsidRPr="00F7680D">
        <w:rPr>
          <w:rFonts w:cs="Times New Roman"/>
        </w:rPr>
        <w:t xml:space="preserve"> </w:t>
      </w:r>
      <w:hyperlink w:anchor="_Reference" w:history="1">
        <w:r w:rsidR="007535A8" w:rsidRPr="00F7680D">
          <w:rPr>
            <w:rStyle w:val="Hyperlink"/>
            <w:rFonts w:cs="Times New Roman"/>
          </w:rPr>
          <w:t>[1]</w:t>
        </w:r>
      </w:hyperlink>
      <w:r w:rsidR="007535A8" w:rsidRPr="00F7680D">
        <w:rPr>
          <w:rFonts w:cs="Times New Roman"/>
        </w:rPr>
        <w:t xml:space="preserve"> t</w:t>
      </w:r>
      <w:r w:rsidR="00C453AD" w:rsidRPr="00F7680D">
        <w:rPr>
          <w:rFonts w:cs="Times New Roman"/>
        </w:rPr>
        <w:t>j. ovlašćeno</w:t>
      </w:r>
      <w:r w:rsidR="00541174" w:rsidRPr="00F7680D">
        <w:rPr>
          <w:rFonts w:cs="Times New Roman"/>
        </w:rPr>
        <w:t>m</w:t>
      </w:r>
      <w:r w:rsidR="00C453AD" w:rsidRPr="00F7680D">
        <w:rPr>
          <w:rFonts w:cs="Times New Roman"/>
        </w:rPr>
        <w:t xml:space="preserve"> lic</w:t>
      </w:r>
      <w:r w:rsidR="00541174" w:rsidRPr="00F7680D">
        <w:rPr>
          <w:rFonts w:cs="Times New Roman"/>
        </w:rPr>
        <w:t>u</w:t>
      </w:r>
      <w:r w:rsidR="00C453AD" w:rsidRPr="00F7680D">
        <w:rPr>
          <w:rFonts w:cs="Times New Roman"/>
        </w:rPr>
        <w:t xml:space="preserve"> za električnu </w:t>
      </w:r>
      <w:r w:rsidR="00541174" w:rsidRPr="00F7680D">
        <w:rPr>
          <w:rFonts w:cs="Times New Roman"/>
        </w:rPr>
        <w:t>bezbednost d</w:t>
      </w:r>
      <w:r w:rsidR="0013735E" w:rsidRPr="00F7680D">
        <w:rPr>
          <w:rFonts w:cs="Times New Roman"/>
        </w:rPr>
        <w:t>o</w:t>
      </w:r>
      <w:r w:rsidR="00541174" w:rsidRPr="00F7680D">
        <w:rPr>
          <w:rFonts w:cs="Times New Roman"/>
        </w:rPr>
        <w:t>zvoljeno da priđe vozilu kada je upaljeno crveno konstantno svetlo</w:t>
      </w:r>
      <w:r w:rsidR="0013735E" w:rsidRPr="00F7680D">
        <w:rPr>
          <w:rFonts w:cs="Times New Roman"/>
        </w:rPr>
        <w:t>, da bi video gde je greška i potencijalno je uklonio</w:t>
      </w:r>
      <w:r w:rsidR="00931A91" w:rsidRPr="00F7680D">
        <w:rPr>
          <w:rFonts w:cs="Times New Roman"/>
        </w:rPr>
        <w:t>.</w:t>
      </w:r>
      <w:r w:rsidR="0013735E" w:rsidRPr="00F7680D">
        <w:rPr>
          <w:rFonts w:cs="Times New Roman"/>
        </w:rPr>
        <w:t xml:space="preserve"> U slučaju da se javi zeleno svetlo, vozilu je bezbedno prići. </w:t>
      </w:r>
      <w:r w:rsidR="0013395F" w:rsidRPr="00F7680D">
        <w:rPr>
          <w:rFonts w:cs="Times New Roman"/>
        </w:rPr>
        <w:t>Svetlo TSAL-a mora se u skladu sa pravi</w:t>
      </w:r>
      <w:r w:rsidR="00076A9E" w:rsidRPr="00F7680D">
        <w:rPr>
          <w:rFonts w:cs="Times New Roman"/>
        </w:rPr>
        <w:t>l</w:t>
      </w:r>
      <w:r w:rsidR="00970EFC" w:rsidRPr="00F7680D">
        <w:rPr>
          <w:rFonts w:cs="Times New Roman"/>
        </w:rPr>
        <w:t>nikom</w:t>
      </w:r>
      <w:hyperlink w:anchor="_Reference" w:history="1">
        <w:r w:rsidR="007535A8" w:rsidRPr="00F7680D">
          <w:rPr>
            <w:rStyle w:val="Hyperlink"/>
            <w:rFonts w:cs="Times New Roman"/>
          </w:rPr>
          <w:t>[1]</w:t>
        </w:r>
      </w:hyperlink>
      <w:r w:rsidR="0013395F" w:rsidRPr="00F7680D">
        <w:rPr>
          <w:rFonts w:cs="Times New Roman"/>
        </w:rPr>
        <w:t xml:space="preserve"> postaviti na vrh </w:t>
      </w:r>
      <w:commentRangeStart w:id="2"/>
      <w:commentRangeStart w:id="3"/>
      <w:commentRangeStart w:id="4"/>
      <w:r w:rsidR="0013395F" w:rsidRPr="00F7680D">
        <w:rPr>
          <w:rFonts w:cs="Times New Roman"/>
        </w:rPr>
        <w:t>vozila</w:t>
      </w:r>
      <w:commentRangeEnd w:id="2"/>
      <w:r w:rsidR="0013395F" w:rsidRPr="00F7680D">
        <w:rPr>
          <w:rStyle w:val="CommentReference"/>
        </w:rPr>
        <w:commentReference w:id="2"/>
      </w:r>
      <w:commentRangeEnd w:id="3"/>
      <w:r w:rsidR="0013395F" w:rsidRPr="00F7680D">
        <w:rPr>
          <w:rStyle w:val="CommentReference"/>
        </w:rPr>
        <w:commentReference w:id="3"/>
      </w:r>
      <w:commentRangeEnd w:id="4"/>
      <w:r w:rsidR="005008A8" w:rsidRPr="00F7680D">
        <w:rPr>
          <w:rStyle w:val="CommentReference"/>
        </w:rPr>
        <w:commentReference w:id="4"/>
      </w:r>
      <w:r w:rsidR="0013395F" w:rsidRPr="00F7680D">
        <w:rPr>
          <w:rFonts w:cs="Times New Roman"/>
        </w:rPr>
        <w:t>.</w:t>
      </w:r>
      <w:r w:rsidR="00BC554F" w:rsidRPr="00F7680D">
        <w:rPr>
          <w:rFonts w:cs="Times New Roman"/>
        </w:rPr>
        <w:t xml:space="preserve"> Radi lakšeg merenja stanja releja i napona van akumulatora TSAL će biti postavljen unutar LV kontejnera zajedno sa ostalim sistemima poput PDB, BSPD</w:t>
      </w:r>
      <w:r w:rsidR="007535A8" w:rsidRPr="00F7680D">
        <w:rPr>
          <w:rFonts w:cs="Times New Roman"/>
        </w:rPr>
        <w:t xml:space="preserve"> itd.</w:t>
      </w:r>
      <w:r w:rsidR="0013395F" w:rsidRPr="00F7680D">
        <w:rPr>
          <w:rFonts w:cs="Times New Roman"/>
        </w:rPr>
        <w:t xml:space="preserve"> </w:t>
      </w:r>
      <w:r w:rsidR="0013735E" w:rsidRPr="00F7680D">
        <w:rPr>
          <w:rFonts w:cs="Times New Roman"/>
        </w:rPr>
        <w:t xml:space="preserve">Važno je napomenuti da se i vozaču mora jasno </w:t>
      </w:r>
      <w:r w:rsidR="0013395F" w:rsidRPr="00F7680D">
        <w:rPr>
          <w:rFonts w:cs="Times New Roman"/>
        </w:rPr>
        <w:t>preneti da li sistem radi normalno</w:t>
      </w:r>
      <w:r w:rsidR="0069038D" w:rsidRPr="00F7680D">
        <w:rPr>
          <w:rFonts w:cs="Times New Roman"/>
        </w:rPr>
        <w:t>,</w:t>
      </w:r>
      <w:r w:rsidR="0013395F" w:rsidRPr="00F7680D">
        <w:rPr>
          <w:rFonts w:cs="Times New Roman"/>
        </w:rPr>
        <w:t xml:space="preserve"> preko displeja na volanu ili drugog indikatora poput svetla sličnog onom na vrhu vozila. </w:t>
      </w:r>
    </w:p>
    <w:p w14:paraId="60EBE2F8" w14:textId="0ECECB4A" w:rsidR="00785285" w:rsidRPr="00F7680D" w:rsidRDefault="001B2170" w:rsidP="00C206CC">
      <w:pPr>
        <w:pStyle w:val="a"/>
        <w:rPr>
          <w:lang w:val="sr-Latn-RS"/>
        </w:rPr>
      </w:pPr>
      <w:r w:rsidRPr="00F7680D">
        <w:rPr>
          <w:lang w:val="sr-Latn-RS"/>
        </w:rPr>
        <w:t>Razrada opcija</w:t>
      </w:r>
      <w:r w:rsidR="00785285" w:rsidRPr="00F7680D">
        <w:rPr>
          <w:lang w:val="sr-Latn-RS"/>
        </w:rPr>
        <w:t xml:space="preserve"> </w:t>
      </w:r>
    </w:p>
    <w:p w14:paraId="77E4CCB4" w14:textId="493F48B6" w:rsidR="00EF22C6" w:rsidRPr="00F7680D" w:rsidRDefault="00401FC7" w:rsidP="00970EFC">
      <w:pPr>
        <w:spacing w:line="278" w:lineRule="auto"/>
        <w:rPr>
          <w:rFonts w:cs="Times New Roman"/>
        </w:rPr>
      </w:pPr>
      <w:r w:rsidRPr="00F7680D">
        <w:rPr>
          <w:rFonts w:cs="Times New Roman"/>
        </w:rPr>
        <w:t>TSAL sistem je sistem odgovoran za bezbednost kako vozača, tako i mehaničara, kao i svakog ko dolazi u kontakt sa vozilom.</w:t>
      </w:r>
      <w:hyperlink w:anchor="_Reference" w:history="1">
        <w:r w:rsidR="004D3E30" w:rsidRPr="00F7680D">
          <w:rPr>
            <w:rStyle w:val="Hyperlink"/>
            <w:rFonts w:cs="Times New Roman"/>
          </w:rPr>
          <w:t>[1]</w:t>
        </w:r>
      </w:hyperlink>
      <w:r w:rsidR="004D3E30" w:rsidRPr="00F7680D">
        <w:rPr>
          <w:rFonts w:cs="Times New Roman"/>
        </w:rPr>
        <w:t xml:space="preserve"> </w:t>
      </w:r>
      <w:r w:rsidR="00571A0E" w:rsidRPr="00F7680D">
        <w:rPr>
          <w:rFonts w:cs="Times New Roman"/>
        </w:rPr>
        <w:t>Slede pravila koja se odnose na TSAL i na njegovu implementaciju.</w:t>
      </w:r>
    </w:p>
    <w:tbl>
      <w:tblPr>
        <w:tblStyle w:val="TableGrid"/>
        <w:tblW w:w="0" w:type="auto"/>
        <w:tblLook w:val="04A0" w:firstRow="1" w:lastRow="0" w:firstColumn="1" w:lastColumn="0" w:noHBand="0" w:noVBand="1"/>
      </w:tblPr>
      <w:tblGrid>
        <w:gridCol w:w="1555"/>
        <w:gridCol w:w="8901"/>
      </w:tblGrid>
      <w:tr w:rsidR="00970EFC" w:rsidRPr="00F7680D" w14:paraId="3544CF9A" w14:textId="77777777" w:rsidTr="00571A0E">
        <w:tc>
          <w:tcPr>
            <w:tcW w:w="1555" w:type="dxa"/>
          </w:tcPr>
          <w:p w14:paraId="40F67FE4" w14:textId="02AF7A09" w:rsidR="00970EFC" w:rsidRPr="00F7680D" w:rsidRDefault="00571A0E" w:rsidP="00571A0E">
            <w:pPr>
              <w:spacing w:line="278" w:lineRule="auto"/>
              <w:jc w:val="center"/>
              <w:rPr>
                <w:rFonts w:cs="Times New Roman"/>
              </w:rPr>
            </w:pPr>
            <w:r w:rsidRPr="00F7680D">
              <w:rPr>
                <w:rFonts w:cs="Times New Roman"/>
              </w:rPr>
              <w:t>Broj pravila</w:t>
            </w:r>
          </w:p>
        </w:tc>
        <w:tc>
          <w:tcPr>
            <w:tcW w:w="8901" w:type="dxa"/>
          </w:tcPr>
          <w:p w14:paraId="4B952F4F" w14:textId="79A76AA9" w:rsidR="00970EFC" w:rsidRPr="00F7680D" w:rsidRDefault="00571A0E" w:rsidP="00571A0E">
            <w:pPr>
              <w:spacing w:line="278" w:lineRule="auto"/>
              <w:jc w:val="center"/>
              <w:rPr>
                <w:rFonts w:cs="Times New Roman"/>
              </w:rPr>
            </w:pPr>
            <w:r w:rsidRPr="00F7680D">
              <w:rPr>
                <w:rFonts w:cs="Times New Roman"/>
              </w:rPr>
              <w:t>Pravilo</w:t>
            </w:r>
          </w:p>
        </w:tc>
      </w:tr>
      <w:tr w:rsidR="00970EFC" w:rsidRPr="00F7680D" w14:paraId="4F054DF1" w14:textId="77777777" w:rsidTr="00571A0E">
        <w:tc>
          <w:tcPr>
            <w:tcW w:w="1555" w:type="dxa"/>
          </w:tcPr>
          <w:p w14:paraId="2BDD21FC" w14:textId="7FAB5F7B" w:rsidR="00970EFC" w:rsidRPr="00F7680D" w:rsidRDefault="00571A0E" w:rsidP="00571A0E">
            <w:pPr>
              <w:spacing w:line="278" w:lineRule="auto"/>
              <w:jc w:val="center"/>
              <w:rPr>
                <w:rFonts w:cs="Times New Roman"/>
              </w:rPr>
            </w:pPr>
            <w:r w:rsidRPr="00F7680D">
              <w:rPr>
                <w:rFonts w:cs="Times New Roman"/>
              </w:rPr>
              <w:t>EV 4.10.1</w:t>
            </w:r>
          </w:p>
        </w:tc>
        <w:tc>
          <w:tcPr>
            <w:tcW w:w="8901" w:type="dxa"/>
          </w:tcPr>
          <w:p w14:paraId="5D6D8E9F" w14:textId="767678F2" w:rsidR="00970EFC" w:rsidRPr="00F7680D" w:rsidRDefault="00571A0E" w:rsidP="00571A0E">
            <w:pPr>
              <w:spacing w:line="278" w:lineRule="auto"/>
              <w:jc w:val="center"/>
              <w:rPr>
                <w:rFonts w:cs="Times New Roman"/>
              </w:rPr>
            </w:pPr>
            <w:r w:rsidRPr="00F7680D">
              <w:rPr>
                <w:rFonts w:cs="Times New Roman"/>
              </w:rPr>
              <w:t>The vehicles must include a single TSAL that must indicate the TS status. The TSAL must not perform any other functions. A TSAL with multiple LEDs in one housing is allowed.</w:t>
            </w:r>
          </w:p>
        </w:tc>
      </w:tr>
      <w:tr w:rsidR="00970EFC" w:rsidRPr="00F7680D" w14:paraId="35291997" w14:textId="77777777" w:rsidTr="00571A0E">
        <w:tc>
          <w:tcPr>
            <w:tcW w:w="1555" w:type="dxa"/>
          </w:tcPr>
          <w:p w14:paraId="198BEAC6" w14:textId="67906DCB" w:rsidR="00970EFC" w:rsidRPr="00F7680D" w:rsidRDefault="00571A0E" w:rsidP="00571A0E">
            <w:pPr>
              <w:spacing w:line="278" w:lineRule="auto"/>
              <w:jc w:val="center"/>
              <w:rPr>
                <w:rFonts w:cs="Times New Roman"/>
              </w:rPr>
            </w:pPr>
            <w:r w:rsidRPr="00F7680D">
              <w:rPr>
                <w:rFonts w:cs="Times New Roman"/>
              </w:rPr>
              <w:t>EV 4.10.2</w:t>
            </w:r>
          </w:p>
        </w:tc>
        <w:tc>
          <w:tcPr>
            <w:tcW w:w="8901" w:type="dxa"/>
          </w:tcPr>
          <w:p w14:paraId="21C0DAA0" w14:textId="14336EFD" w:rsidR="00571A0E" w:rsidRPr="00F7680D" w:rsidRDefault="00571A0E" w:rsidP="00571A0E">
            <w:pPr>
              <w:spacing w:line="278" w:lineRule="auto"/>
              <w:jc w:val="center"/>
              <w:rPr>
                <w:rFonts w:cs="Times New Roman"/>
              </w:rPr>
            </w:pPr>
            <w:r w:rsidRPr="00F7680D">
              <w:rPr>
                <w:rFonts w:cs="Times New Roman"/>
              </w:rPr>
              <w:t>The TSAL itself must have a red light, flashing continuously with a frequency between 2Hz and 5Hz and a duty cycle of 50%, active if and only if the LVS is active and the voltage across any DC-link capacitor exceeds</w:t>
            </w:r>
          </w:p>
          <w:p w14:paraId="7E8FFCAB" w14:textId="172F7F4D" w:rsidR="00571A0E" w:rsidRPr="00F7680D" w:rsidRDefault="00571A0E" w:rsidP="00571A0E">
            <w:pPr>
              <w:spacing w:line="278" w:lineRule="auto"/>
              <w:jc w:val="center"/>
              <w:rPr>
                <w:rFonts w:cs="Times New Roman"/>
              </w:rPr>
            </w:pPr>
            <w:r w:rsidRPr="00F7680D">
              <w:rPr>
                <w:rFonts w:cs="Times New Roman"/>
              </w:rPr>
              <w:t>• 60VDC or 50VACRMS</w:t>
            </w:r>
          </w:p>
          <w:p w14:paraId="74DD3670" w14:textId="77777777" w:rsidR="00571A0E" w:rsidRPr="00F7680D" w:rsidRDefault="00571A0E" w:rsidP="00571A0E">
            <w:pPr>
              <w:spacing w:line="278" w:lineRule="auto"/>
              <w:jc w:val="center"/>
              <w:rPr>
                <w:rFonts w:cs="Times New Roman"/>
              </w:rPr>
            </w:pPr>
            <w:r w:rsidRPr="00F7680D">
              <w:rPr>
                <w:rFonts w:cs="Times New Roman"/>
              </w:rPr>
              <w:t>• Half the nominal TS voltage</w:t>
            </w:r>
          </w:p>
          <w:p w14:paraId="27BA67B4" w14:textId="657E4C83" w:rsidR="00970EFC" w:rsidRPr="00F7680D" w:rsidRDefault="00571A0E" w:rsidP="00571A0E">
            <w:pPr>
              <w:spacing w:line="278" w:lineRule="auto"/>
              <w:jc w:val="center"/>
              <w:rPr>
                <w:rFonts w:cs="Times New Roman"/>
              </w:rPr>
            </w:pPr>
            <w:r w:rsidRPr="00F7680D">
              <w:rPr>
                <w:rFonts w:cs="Times New Roman"/>
              </w:rPr>
              <w:t>whichever is lower.</w:t>
            </w:r>
          </w:p>
        </w:tc>
      </w:tr>
      <w:tr w:rsidR="00970EFC" w:rsidRPr="00F7680D" w14:paraId="5A755799" w14:textId="77777777" w:rsidTr="00571A0E">
        <w:tc>
          <w:tcPr>
            <w:tcW w:w="1555" w:type="dxa"/>
          </w:tcPr>
          <w:p w14:paraId="04C78E5A" w14:textId="1A64101D" w:rsidR="00970EFC" w:rsidRPr="00F7680D" w:rsidRDefault="00571A0E" w:rsidP="00571A0E">
            <w:pPr>
              <w:spacing w:line="278" w:lineRule="auto"/>
              <w:jc w:val="center"/>
              <w:rPr>
                <w:rFonts w:cs="Times New Roman"/>
              </w:rPr>
            </w:pPr>
            <w:r w:rsidRPr="00F7680D">
              <w:rPr>
                <w:rFonts w:cs="Times New Roman"/>
              </w:rPr>
              <w:t>EV 4.10.3</w:t>
            </w:r>
          </w:p>
        </w:tc>
        <w:tc>
          <w:tcPr>
            <w:tcW w:w="8901" w:type="dxa"/>
          </w:tcPr>
          <w:p w14:paraId="555324F4" w14:textId="5B250D98" w:rsidR="00571A0E" w:rsidRPr="00F7680D" w:rsidRDefault="00571A0E" w:rsidP="00571A0E">
            <w:pPr>
              <w:spacing w:line="278" w:lineRule="auto"/>
              <w:jc w:val="center"/>
              <w:rPr>
                <w:rFonts w:cs="Times New Roman"/>
              </w:rPr>
            </w:pPr>
            <w:r w:rsidRPr="00F7680D">
              <w:rPr>
                <w:rFonts w:cs="Times New Roman"/>
              </w:rPr>
              <w:t>The TSAL itself must have a green light, continuously on, active if and only if the LVS is</w:t>
            </w:r>
          </w:p>
          <w:p w14:paraId="71BD83A6" w14:textId="77777777" w:rsidR="00571A0E" w:rsidRPr="00F7680D" w:rsidRDefault="00571A0E" w:rsidP="00571A0E">
            <w:pPr>
              <w:spacing w:line="278" w:lineRule="auto"/>
              <w:jc w:val="center"/>
              <w:rPr>
                <w:rFonts w:cs="Times New Roman"/>
              </w:rPr>
            </w:pPr>
            <w:r w:rsidRPr="00F7680D">
              <w:rPr>
                <w:rFonts w:cs="Times New Roman"/>
              </w:rPr>
              <w:t>active and ALL of the following conditions are true:</w:t>
            </w:r>
          </w:p>
          <w:p w14:paraId="0E705D6F" w14:textId="77777777" w:rsidR="00571A0E" w:rsidRPr="00F7680D" w:rsidRDefault="00571A0E" w:rsidP="00571A0E">
            <w:pPr>
              <w:spacing w:line="278" w:lineRule="auto"/>
              <w:jc w:val="center"/>
              <w:rPr>
                <w:rFonts w:cs="Times New Roman"/>
              </w:rPr>
            </w:pPr>
            <w:r w:rsidRPr="00F7680D">
              <w:rPr>
                <w:rFonts w:cs="Times New Roman"/>
              </w:rPr>
              <w:t>• All AIRs are opened.</w:t>
            </w:r>
          </w:p>
          <w:p w14:paraId="07BD34FC" w14:textId="1E5C6F43" w:rsidR="00571A0E" w:rsidRPr="00F7680D" w:rsidRDefault="00571A0E" w:rsidP="00571A0E">
            <w:pPr>
              <w:spacing w:line="278" w:lineRule="auto"/>
              <w:jc w:val="center"/>
              <w:rPr>
                <w:rFonts w:cs="Times New Roman"/>
              </w:rPr>
            </w:pPr>
            <w:r w:rsidRPr="00F7680D">
              <w:rPr>
                <w:rFonts w:cs="Times New Roman"/>
              </w:rPr>
              <w:t>• The pre-charge relay, is opened.</w:t>
            </w:r>
          </w:p>
          <w:p w14:paraId="00A649DE" w14:textId="77777777" w:rsidR="00571A0E" w:rsidRPr="00F7680D" w:rsidRDefault="00571A0E" w:rsidP="00571A0E">
            <w:pPr>
              <w:spacing w:line="278" w:lineRule="auto"/>
              <w:jc w:val="center"/>
              <w:rPr>
                <w:rFonts w:cs="Times New Roman"/>
              </w:rPr>
            </w:pPr>
            <w:r w:rsidRPr="00F7680D">
              <w:rPr>
                <w:rFonts w:cs="Times New Roman"/>
              </w:rPr>
              <w:t>• The voltage at the vehicle side of the AIRs inside the TSAC does not exceed 60VDC</w:t>
            </w:r>
          </w:p>
          <w:p w14:paraId="76ACB3A9" w14:textId="066C8479" w:rsidR="00970EFC" w:rsidRPr="00F7680D" w:rsidRDefault="00571A0E" w:rsidP="00571A0E">
            <w:pPr>
              <w:spacing w:line="278" w:lineRule="auto"/>
              <w:jc w:val="center"/>
              <w:rPr>
                <w:rFonts w:cs="Times New Roman"/>
              </w:rPr>
            </w:pPr>
            <w:r w:rsidRPr="00F7680D">
              <w:rPr>
                <w:rFonts w:cs="Times New Roman"/>
              </w:rPr>
              <w:t>or 50VACRMS.</w:t>
            </w:r>
          </w:p>
        </w:tc>
      </w:tr>
      <w:tr w:rsidR="00970EFC" w:rsidRPr="00F7680D" w14:paraId="0BB46A5F" w14:textId="77777777" w:rsidTr="00571A0E">
        <w:tc>
          <w:tcPr>
            <w:tcW w:w="1555" w:type="dxa"/>
          </w:tcPr>
          <w:p w14:paraId="62AE7680" w14:textId="4F0D1A67" w:rsidR="00970EFC" w:rsidRPr="00F7680D" w:rsidRDefault="004D3E30" w:rsidP="00571A0E">
            <w:pPr>
              <w:spacing w:line="278" w:lineRule="auto"/>
              <w:jc w:val="center"/>
              <w:rPr>
                <w:rFonts w:cs="Times New Roman"/>
              </w:rPr>
            </w:pPr>
            <w:r w:rsidRPr="00F7680D">
              <w:rPr>
                <w:rFonts w:cs="Times New Roman"/>
              </w:rPr>
              <w:t>A 4.3</w:t>
            </w:r>
          </w:p>
        </w:tc>
        <w:tc>
          <w:tcPr>
            <w:tcW w:w="8901" w:type="dxa"/>
          </w:tcPr>
          <w:p w14:paraId="5A04F83F" w14:textId="38C3D464" w:rsidR="00970EFC" w:rsidRPr="00F7680D" w:rsidRDefault="004D3E30" w:rsidP="004D3E30">
            <w:pPr>
              <w:spacing w:line="278" w:lineRule="auto"/>
              <w:jc w:val="center"/>
              <w:rPr>
                <w:rFonts w:cs="Times New Roman"/>
              </w:rPr>
            </w:pPr>
            <w:r w:rsidRPr="00F7680D">
              <w:rPr>
                <w:rFonts w:cs="Times New Roman"/>
              </w:rPr>
              <w:t>The ESOs are the only persons in the team who may declare the vehicle electrically safe, in order for work to be performed on any system of the vehicle by the team.</w:t>
            </w:r>
          </w:p>
        </w:tc>
      </w:tr>
      <w:tr w:rsidR="00970EFC" w:rsidRPr="00F7680D" w14:paraId="658A6DEA" w14:textId="77777777" w:rsidTr="00571A0E">
        <w:tc>
          <w:tcPr>
            <w:tcW w:w="1555" w:type="dxa"/>
          </w:tcPr>
          <w:p w14:paraId="23617E0E" w14:textId="4AD462D8" w:rsidR="00970EFC" w:rsidRPr="00F7680D" w:rsidRDefault="004D3E30" w:rsidP="00571A0E">
            <w:pPr>
              <w:spacing w:line="278" w:lineRule="auto"/>
              <w:jc w:val="center"/>
              <w:rPr>
                <w:rFonts w:cs="Times New Roman"/>
              </w:rPr>
            </w:pPr>
            <w:r w:rsidRPr="00F7680D">
              <w:rPr>
                <w:rFonts w:cs="Times New Roman"/>
              </w:rPr>
              <w:t>EV 4.10.7</w:t>
            </w:r>
          </w:p>
        </w:tc>
        <w:tc>
          <w:tcPr>
            <w:tcW w:w="8901" w:type="dxa"/>
          </w:tcPr>
          <w:p w14:paraId="05F47EF3" w14:textId="0A02103C" w:rsidR="004D3E30" w:rsidRPr="00F7680D" w:rsidRDefault="004D3E30" w:rsidP="004D3E30">
            <w:pPr>
              <w:spacing w:line="278" w:lineRule="auto"/>
              <w:jc w:val="center"/>
              <w:rPr>
                <w:rFonts w:cs="Times New Roman"/>
              </w:rPr>
            </w:pPr>
            <w:r w:rsidRPr="00F7680D">
              <w:rPr>
                <w:rFonts w:cs="Times New Roman"/>
              </w:rPr>
              <w:t>The TSAL must:</w:t>
            </w:r>
          </w:p>
          <w:p w14:paraId="760CF7A1" w14:textId="6C9C79A6" w:rsidR="004D3E30" w:rsidRPr="00F7680D" w:rsidRDefault="004D3E30" w:rsidP="004D3E30">
            <w:pPr>
              <w:spacing w:line="278" w:lineRule="auto"/>
              <w:jc w:val="center"/>
              <w:rPr>
                <w:rFonts w:cs="Times New Roman"/>
              </w:rPr>
            </w:pPr>
            <w:r w:rsidRPr="00F7680D">
              <w:rPr>
                <w:rFonts w:cs="Times New Roman"/>
              </w:rPr>
              <w:t>• Be located lower than the highest point of the main hoop and including the mounting  within the rollover protection envelope..</w:t>
            </w:r>
          </w:p>
          <w:p w14:paraId="6A84C2D0" w14:textId="1C2F5898" w:rsidR="004D3E30" w:rsidRPr="00F7680D" w:rsidRDefault="004D3E30" w:rsidP="004D3E30">
            <w:pPr>
              <w:spacing w:line="278" w:lineRule="auto"/>
              <w:jc w:val="center"/>
              <w:rPr>
                <w:rFonts w:cs="Times New Roman"/>
              </w:rPr>
            </w:pPr>
            <w:r w:rsidRPr="00F7680D">
              <w:rPr>
                <w:rFonts w:cs="Times New Roman"/>
              </w:rPr>
              <w:t>• Be no lower than 75mm from the highest point of the main hoop.</w:t>
            </w:r>
          </w:p>
          <w:p w14:paraId="6E2D93C2" w14:textId="023291FD" w:rsidR="00970EFC" w:rsidRPr="00F7680D" w:rsidRDefault="004D3E30" w:rsidP="004D3E30">
            <w:pPr>
              <w:spacing w:line="278" w:lineRule="auto"/>
              <w:jc w:val="center"/>
              <w:rPr>
                <w:rFonts w:cs="Times New Roman"/>
              </w:rPr>
            </w:pPr>
            <w:r w:rsidRPr="00F7680D">
              <w:rPr>
                <w:rFonts w:cs="Times New Roman"/>
              </w:rPr>
              <w:t>• Not be able to contact the driver’s helmet in any circumstances.</w:t>
            </w:r>
          </w:p>
        </w:tc>
      </w:tr>
    </w:tbl>
    <w:p w14:paraId="41405B33" w14:textId="77777777" w:rsidR="00970EFC" w:rsidRPr="00F7680D" w:rsidRDefault="00970EFC" w:rsidP="00970EFC">
      <w:pPr>
        <w:spacing w:line="278" w:lineRule="auto"/>
        <w:rPr>
          <w:rFonts w:cs="Times New Roman"/>
        </w:rPr>
      </w:pPr>
    </w:p>
    <w:p w14:paraId="4809D268" w14:textId="1E5838A3" w:rsidR="00C206CC" w:rsidRPr="00F7680D" w:rsidRDefault="00EF22C6" w:rsidP="00EF22C6">
      <w:pPr>
        <w:spacing w:line="278" w:lineRule="auto"/>
        <w:rPr>
          <w:rFonts w:cs="Times New Roman"/>
        </w:rPr>
      </w:pPr>
      <w:r w:rsidRPr="00F7680D">
        <w:rPr>
          <w:rFonts w:cs="Times New Roman"/>
        </w:rPr>
        <w:t xml:space="preserve">U istraživanju su uočene 2 vrste rešenja, jedno sa posebnim PCB za podatke sa </w:t>
      </w:r>
      <w:r w:rsidR="000A22DF" w:rsidRPr="00F7680D">
        <w:rPr>
          <w:rFonts w:cs="Times New Roman"/>
        </w:rPr>
        <w:t>akumulatora</w:t>
      </w:r>
      <w:r w:rsidRPr="00F7680D">
        <w:rPr>
          <w:rFonts w:cs="Times New Roman"/>
        </w:rPr>
        <w:t xml:space="preserve"> i invertora, čiji će se izlazni signali obrađivati na glavnoj PCB kontrolne elektronike, i drugo u kojoj će PCB kontrolne elektronike direktno primati signale iz </w:t>
      </w:r>
      <w:r w:rsidR="000A22DF" w:rsidRPr="00F7680D">
        <w:rPr>
          <w:rFonts w:cs="Times New Roman"/>
        </w:rPr>
        <w:t>akumulatora</w:t>
      </w:r>
      <w:r w:rsidRPr="00F7680D">
        <w:rPr>
          <w:rFonts w:cs="Times New Roman"/>
        </w:rPr>
        <w:t xml:space="preserve"> i invertora i odmah ih obrađivati. Iako je prvo rešenje sa 3 PCB preciznije, ipak je odlučeno da se primeni drugo rešenje sa jedinstvenom PCB zbog lakše implementacije i manjeg trošenja resursa</w:t>
      </w:r>
      <w:r w:rsidR="000A22DF" w:rsidRPr="00F7680D">
        <w:rPr>
          <w:rFonts w:cs="Times New Roman"/>
        </w:rPr>
        <w:t xml:space="preserve"> (</w:t>
      </w:r>
      <w:hyperlink w:anchor="Slika" w:history="1">
        <w:r w:rsidR="000A22DF" w:rsidRPr="00F7680D">
          <w:rPr>
            <w:rStyle w:val="Hyperlink"/>
            <w:rFonts w:cs="Times New Roman"/>
          </w:rPr>
          <w:t>Slika 1</w:t>
        </w:r>
      </w:hyperlink>
      <w:r w:rsidR="000A22DF" w:rsidRPr="00F7680D">
        <w:rPr>
          <w:rFonts w:cs="Times New Roman"/>
        </w:rPr>
        <w:t>)</w:t>
      </w:r>
      <w:r w:rsidRPr="00F7680D">
        <w:rPr>
          <w:rFonts w:cs="Times New Roman"/>
        </w:rPr>
        <w:t xml:space="preserve">. </w:t>
      </w:r>
      <w:r w:rsidR="004D3E30" w:rsidRPr="00F7680D">
        <w:rPr>
          <w:rFonts w:cs="Times New Roman"/>
        </w:rPr>
        <w:t>Odlučeno je da frekvencija rada crvenog svetla bude 3 Hz radi lakšeg uočavanja van vozila.</w:t>
      </w:r>
      <w:r w:rsidR="00C5374C" w:rsidRPr="00F7680D">
        <w:rPr>
          <w:rFonts w:cs="Times New Roman"/>
        </w:rPr>
        <w:t xml:space="preserve"> </w:t>
      </w:r>
      <w:r w:rsidR="00C206CC" w:rsidRPr="00F7680D">
        <w:rPr>
          <w:rFonts w:cs="Times New Roman"/>
        </w:rPr>
        <w:br w:type="page"/>
      </w:r>
    </w:p>
    <w:p w14:paraId="3BD9BF51" w14:textId="77777777" w:rsidR="00785285" w:rsidRPr="00F7680D" w:rsidRDefault="00785285" w:rsidP="00785285">
      <w:pPr>
        <w:rPr>
          <w:rFonts w:cs="Times New Roman"/>
        </w:rPr>
      </w:pPr>
    </w:p>
    <w:p w14:paraId="2B8D509B" w14:textId="21D5609D" w:rsidR="00785285" w:rsidRPr="00F7680D" w:rsidRDefault="001B2170" w:rsidP="00C206CC">
      <w:pPr>
        <w:pStyle w:val="a"/>
        <w:rPr>
          <w:lang w:val="sr-Latn-RS"/>
        </w:rPr>
      </w:pPr>
      <w:r w:rsidRPr="00F7680D">
        <w:rPr>
          <w:lang w:val="sr-Latn-RS"/>
        </w:rPr>
        <w:t>Detalji implementacije</w:t>
      </w:r>
    </w:p>
    <w:p w14:paraId="675A1D67" w14:textId="01D5ECF6" w:rsidR="00785285" w:rsidRPr="00F7680D" w:rsidRDefault="00B167BC" w:rsidP="00785285">
      <w:pPr>
        <w:rPr>
          <w:rFonts w:cs="Times New Roman"/>
        </w:rPr>
      </w:pPr>
      <w:r w:rsidRPr="00F7680D">
        <w:rPr>
          <w:rFonts w:cs="Times New Roman"/>
        </w:rPr>
        <w:t>Implementacija sistema je najvećim delom urađena po uzoru na Lancaster E-racing tim iz Engleske</w:t>
      </w:r>
      <w:hyperlink w:anchor="_Reference" w:history="1">
        <w:r w:rsidR="001570F5" w:rsidRPr="00F7680D">
          <w:rPr>
            <w:rStyle w:val="Hyperlink"/>
            <w:rFonts w:cs="Times New Roman"/>
          </w:rPr>
          <w:t>[2]</w:t>
        </w:r>
      </w:hyperlink>
      <w:r w:rsidRPr="00F7680D">
        <w:rPr>
          <w:rFonts w:cs="Times New Roman"/>
        </w:rPr>
        <w:t xml:space="preserve">. Odlučeno je da sistem poseduje jednu PCB zbog jeftinijeg dizajna i lakše implementacije u celokupan sistem vozila. To podrazumeva da se na jedan PCB dovode signali sa svih senzora neophodnih za rad sistema. To su stanja AIR, releja predpunjenja i napon na DC link. </w:t>
      </w:r>
      <w:r w:rsidR="001570F5" w:rsidRPr="00F7680D">
        <w:rPr>
          <w:rFonts w:cs="Times New Roman"/>
        </w:rPr>
        <w:t>U prilogu je dat blok dijagram kako TSAL odličuje koji signal daje na lampicu na vrhu vozila.(</w:t>
      </w:r>
      <w:hyperlink w:anchor="Drugi" w:history="1">
        <w:r w:rsidR="001570F5" w:rsidRPr="00F7680D">
          <w:rPr>
            <w:rStyle w:val="Hyperlink"/>
            <w:rFonts w:cs="Times New Roman"/>
          </w:rPr>
          <w:t>Slika 2</w:t>
        </w:r>
      </w:hyperlink>
      <w:r w:rsidR="001570F5" w:rsidRPr="00F7680D">
        <w:rPr>
          <w:rFonts w:cs="Times New Roman"/>
        </w:rPr>
        <w:t xml:space="preserve">) </w:t>
      </w:r>
      <w:r w:rsidR="001B64B1">
        <w:rPr>
          <w:rFonts w:cs="Times New Roman"/>
        </w:rPr>
        <w:t>U prilogu na slici je data šema po kojoj je izrađen sistem.(</w:t>
      </w:r>
      <w:hyperlink w:anchor="Šema" w:history="1">
        <w:r w:rsidR="001B64B1" w:rsidRPr="001B64B1">
          <w:rPr>
            <w:rStyle w:val="Hyperlink"/>
            <w:rFonts w:cs="Times New Roman"/>
          </w:rPr>
          <w:t>Slika 3</w:t>
        </w:r>
      </w:hyperlink>
      <w:r w:rsidR="001B64B1">
        <w:rPr>
          <w:rFonts w:cs="Times New Roman"/>
        </w:rPr>
        <w:t xml:space="preserve">) U šemi su </w:t>
      </w:r>
      <w:r w:rsidR="00C54E70">
        <w:rPr>
          <w:rFonts w:cs="Times New Roman"/>
        </w:rPr>
        <w:t xml:space="preserve">izdvojeni pojedini delovi. </w:t>
      </w:r>
      <w:r w:rsidR="00585D29">
        <w:rPr>
          <w:rFonts w:cs="Times New Roman"/>
        </w:rPr>
        <w:t>U delu kola sa OR i XOR logičkim kolima se proverava verodostojnost očitavanja stanja AIR i Kpre releja. U istom delu kola se upoređuju napon na izlazu iz baterije(akumulatora) i napon na DC link.</w:t>
      </w:r>
      <w:r w:rsidR="00B36395">
        <w:rPr>
          <w:rFonts w:cs="Times New Roman"/>
        </w:rPr>
        <w:t xml:space="preserve"> Na izlazu dela kola optokapler koji obezbeđuje galvansku izolaciju</w:t>
      </w:r>
      <w:r w:rsidR="00585D29">
        <w:rPr>
          <w:rFonts w:cs="Times New Roman"/>
        </w:rPr>
        <w:t xml:space="preserve"> </w:t>
      </w:r>
      <w:r w:rsidR="00B36395">
        <w:rPr>
          <w:rFonts w:cs="Times New Roman"/>
        </w:rPr>
        <w:t xml:space="preserve">koja je propisana pravilnikom. Takođe, izlazni signal daje informaciju da li postoji razlika između pretpostavljenih i stvarnih stanja releja. </w:t>
      </w:r>
      <w:r w:rsidR="008A755B">
        <w:rPr>
          <w:rFonts w:cs="Times New Roman"/>
        </w:rPr>
        <w:t>Pomoću komparatora i AND logičkog kola, sistem proverava da li je</w:t>
      </w:r>
      <w:r w:rsidR="00585D29">
        <w:rPr>
          <w:rFonts w:cs="Times New Roman"/>
        </w:rPr>
        <w:t xml:space="preserve"> napon na DC link-u manji od 60V. Ukoliko stanje DC linka i prava stanja na relejima Kpre i AIR ispunjavaju uslove, šalje se signal koji će na lampici na vrhu vozila upaliti zeleno svetlo</w:t>
      </w:r>
      <w:r w:rsidR="00B36395">
        <w:rPr>
          <w:rFonts w:cs="Times New Roman"/>
        </w:rPr>
        <w:t xml:space="preserve"> ukoliko se na razlikuju stanja releja</w:t>
      </w:r>
      <w:r w:rsidR="00585D29">
        <w:rPr>
          <w:rFonts w:cs="Times New Roman"/>
        </w:rPr>
        <w:t xml:space="preserve">. </w:t>
      </w:r>
      <w:r w:rsidR="00B36395">
        <w:rPr>
          <w:rFonts w:cs="Times New Roman"/>
        </w:rPr>
        <w:t>Postoji i p</w:t>
      </w:r>
      <w:r w:rsidR="00393F25">
        <w:rPr>
          <w:rFonts w:cs="Times New Roman"/>
        </w:rPr>
        <w:t>rekidačko</w:t>
      </w:r>
      <w:r w:rsidR="00B36395">
        <w:rPr>
          <w:rFonts w:cs="Times New Roman"/>
        </w:rPr>
        <w:t xml:space="preserve"> kolo koje signale koji se uzimaju sa senzora stanja releja</w:t>
      </w:r>
      <w:r w:rsidR="00393F25">
        <w:rPr>
          <w:rFonts w:cs="Times New Roman"/>
        </w:rPr>
        <w:t xml:space="preserve"> invertuje</w:t>
      </w:r>
      <w:r w:rsidR="00B36395">
        <w:rPr>
          <w:rFonts w:cs="Times New Roman"/>
        </w:rPr>
        <w:t>.</w:t>
      </w:r>
      <w:r w:rsidR="00393F25">
        <w:rPr>
          <w:rFonts w:cs="Times New Roman"/>
        </w:rPr>
        <w:t xml:space="preserve"> Imamo finalno kolo koje pomoću releja pdlučuje koji signal će biti prosleđen LED kućištu na vrku vozila. Prvi prioritet ima signal da postoji razlika u stanjima AIR i Kpre.</w:t>
      </w:r>
      <w:r w:rsidR="005E5395">
        <w:rPr>
          <w:rFonts w:cs="Times New Roman"/>
        </w:rPr>
        <w:t xml:space="preserve"> On će držati upaljeno crveno konstantno svetlo, dok god se ne otkloni greška koja je izazvala razliku između pretpostavljenog i stvarnog stanja.</w:t>
      </w:r>
      <w:r w:rsidR="00393F25">
        <w:rPr>
          <w:rFonts w:cs="Times New Roman"/>
        </w:rPr>
        <w:t xml:space="preserve"> Drugi po prioritetu je signal koji </w:t>
      </w:r>
      <w:r w:rsidR="005E5395">
        <w:rPr>
          <w:rFonts w:cs="Times New Roman"/>
        </w:rPr>
        <w:t>daje stanje Dc link-a. Ukoliko i on da odgovarajući znak, na vrhu vozila se pali zeleno konstantno svetlo. U suprotnom crvrno treptajuće svetlo je na snazi.</w:t>
      </w:r>
      <w:r w:rsidR="00B36395">
        <w:rPr>
          <w:rFonts w:cs="Times New Roman"/>
        </w:rPr>
        <w:t xml:space="preserve"> </w:t>
      </w:r>
      <w:r w:rsidR="001570F5" w:rsidRPr="00F7680D">
        <w:rPr>
          <w:rFonts w:cs="Times New Roman"/>
        </w:rPr>
        <w:t>Na osnovu toga, kao i kontakta sa drugim timovima, odlučeno je da se koriste komponente koje su prikazane u finansijskoj Excel tabeli</w:t>
      </w:r>
      <w:r w:rsidR="00D85890" w:rsidRPr="00F7680D">
        <w:rPr>
          <w:rFonts w:cs="Times New Roman"/>
        </w:rPr>
        <w:t>.</w:t>
      </w:r>
      <w:r w:rsidR="001D110E" w:rsidRPr="00F7680D">
        <w:rPr>
          <w:rFonts w:cs="Times New Roman"/>
        </w:rPr>
        <w:t xml:space="preserve"> </w:t>
      </w:r>
      <w:r w:rsidR="00963204" w:rsidRPr="00F7680D">
        <w:rPr>
          <w:rFonts w:cs="Times New Roman"/>
        </w:rPr>
        <w:t>Neki od problema sa kojima smo se susreli pri implementaciji jesu da su dimenzije otiska za t</w:t>
      </w:r>
      <w:r w:rsidR="001D110E" w:rsidRPr="00F7680D">
        <w:rPr>
          <w:rFonts w:cs="Times New Roman"/>
        </w:rPr>
        <w:t>ranzistor</w:t>
      </w:r>
      <w:r w:rsidR="00963204" w:rsidRPr="00F7680D">
        <w:rPr>
          <w:rFonts w:cs="Times New Roman"/>
        </w:rPr>
        <w:t>e</w:t>
      </w:r>
      <w:r w:rsidR="001D110E" w:rsidRPr="00F7680D">
        <w:rPr>
          <w:rFonts w:cs="Times New Roman"/>
        </w:rPr>
        <w:t xml:space="preserve"> prekratki</w:t>
      </w:r>
      <w:r w:rsidR="00F7680D" w:rsidRPr="00F7680D">
        <w:rPr>
          <w:rFonts w:cs="Times New Roman"/>
        </w:rPr>
        <w:t>.</w:t>
      </w:r>
      <w:r w:rsidR="001D110E" w:rsidRPr="00F7680D">
        <w:rPr>
          <w:rFonts w:cs="Times New Roman"/>
        </w:rPr>
        <w:t xml:space="preserve"> SMD komponente</w:t>
      </w:r>
      <w:r w:rsidR="00963204" w:rsidRPr="00F7680D">
        <w:rPr>
          <w:rFonts w:cs="Times New Roman"/>
        </w:rPr>
        <w:t xml:space="preserve"> koje su poručene su bile premale za ručno lemljenje već se morala koristiti pinceta ili mikroskop za svaku komponentu</w:t>
      </w:r>
      <w:r w:rsidR="00F7680D" w:rsidRPr="00F7680D">
        <w:rPr>
          <w:rFonts w:cs="Times New Roman"/>
        </w:rPr>
        <w:t xml:space="preserve">. </w:t>
      </w:r>
      <w:r w:rsidR="00963204" w:rsidRPr="00F7680D">
        <w:rPr>
          <w:rFonts w:cs="Times New Roman"/>
        </w:rPr>
        <w:t xml:space="preserve">Preporuka je da se </w:t>
      </w:r>
      <w:r w:rsidR="001D110E" w:rsidRPr="00F7680D">
        <w:rPr>
          <w:rFonts w:cs="Times New Roman"/>
        </w:rPr>
        <w:t xml:space="preserve">u budućnosti </w:t>
      </w:r>
      <w:r w:rsidR="00963204" w:rsidRPr="00F7680D">
        <w:rPr>
          <w:rFonts w:cs="Times New Roman"/>
        </w:rPr>
        <w:t>pre</w:t>
      </w:r>
      <w:r w:rsidR="001D110E" w:rsidRPr="00F7680D">
        <w:rPr>
          <w:rFonts w:cs="Times New Roman"/>
        </w:rPr>
        <w:t xml:space="preserve">gleda tržište </w:t>
      </w:r>
      <w:r w:rsidR="00963204" w:rsidRPr="00F7680D">
        <w:rPr>
          <w:rFonts w:cs="Times New Roman"/>
        </w:rPr>
        <w:t xml:space="preserve">komponenti </w:t>
      </w:r>
      <w:r w:rsidR="001D110E" w:rsidRPr="00F7680D">
        <w:rPr>
          <w:rFonts w:cs="Times New Roman"/>
        </w:rPr>
        <w:t xml:space="preserve">pre poručivanja </w:t>
      </w:r>
      <w:r w:rsidR="00507868" w:rsidRPr="00F7680D">
        <w:rPr>
          <w:rFonts w:cs="Times New Roman"/>
        </w:rPr>
        <w:t>PCB.</w:t>
      </w:r>
    </w:p>
    <w:p w14:paraId="0726E31F" w14:textId="79E56A5C" w:rsidR="00C206CC" w:rsidRPr="00F7680D" w:rsidRDefault="001B2170" w:rsidP="00C206CC">
      <w:pPr>
        <w:pStyle w:val="a"/>
        <w:rPr>
          <w:lang w:val="sr-Latn-RS"/>
        </w:rPr>
      </w:pPr>
      <w:r w:rsidRPr="00F7680D">
        <w:rPr>
          <w:lang w:val="sr-Latn-RS"/>
        </w:rPr>
        <w:t>Analiza i verifikacija</w:t>
      </w:r>
    </w:p>
    <w:p w14:paraId="79E3C28C" w14:textId="4B48E5F7" w:rsidR="00C206CC" w:rsidRPr="00F7680D" w:rsidRDefault="00634DE2" w:rsidP="00C206CC">
      <w:pPr>
        <w:rPr>
          <w:rFonts w:cs="Times New Roman"/>
        </w:rPr>
      </w:pPr>
      <w:r w:rsidRPr="00F7680D">
        <w:rPr>
          <w:rFonts w:cs="Times New Roman"/>
        </w:rPr>
        <w:t>Analize i s</w:t>
      </w:r>
      <w:r w:rsidR="00F12B2A" w:rsidRPr="00F7680D">
        <w:rPr>
          <w:rFonts w:cs="Times New Roman"/>
        </w:rPr>
        <w:t>i</w:t>
      </w:r>
      <w:r w:rsidRPr="00F7680D">
        <w:rPr>
          <w:rFonts w:cs="Times New Roman"/>
        </w:rPr>
        <w:t xml:space="preserve">mulacije </w:t>
      </w:r>
      <w:r w:rsidR="00C22376">
        <w:rPr>
          <w:rFonts w:cs="Times New Roman"/>
        </w:rPr>
        <w:t xml:space="preserve">nije bilo neophodno vršiti. U pitanju je analogna elektronika i svi delovi sistema su nepodložni greškama. </w:t>
      </w:r>
    </w:p>
    <w:p w14:paraId="31AB6E18" w14:textId="326AE89D" w:rsidR="00C206CC" w:rsidRPr="00F7680D" w:rsidRDefault="001B2170" w:rsidP="00C206CC">
      <w:pPr>
        <w:pStyle w:val="a"/>
        <w:rPr>
          <w:lang w:val="sr-Latn-RS"/>
        </w:rPr>
      </w:pPr>
      <w:r w:rsidRPr="00F7680D">
        <w:rPr>
          <w:lang w:val="sr-Latn-RS"/>
        </w:rPr>
        <w:t>Finansije</w:t>
      </w:r>
    </w:p>
    <w:p w14:paraId="18AB64AA" w14:textId="38323676" w:rsidR="00C206CC" w:rsidRPr="00F7680D" w:rsidRDefault="00297A83" w:rsidP="00C206CC">
      <w:pPr>
        <w:rPr>
          <w:rFonts w:cs="Times New Roman"/>
        </w:rPr>
      </w:pPr>
      <w:r w:rsidRPr="00F7680D">
        <w:rPr>
          <w:rFonts w:cs="Times New Roman"/>
        </w:rPr>
        <w:t>Sve komponente neophodne za implementaciju ovog sistema su kupljene od „Sprint elektronika DOO“ Braće Ribnikar 15, Novi Sad, dok je PCB poručen od JLCPCB</w:t>
      </w:r>
      <w:r w:rsidR="001B2170" w:rsidRPr="00F7680D">
        <w:rPr>
          <w:rFonts w:cs="Times New Roman"/>
        </w:rPr>
        <w:t>.</w:t>
      </w:r>
      <w:r w:rsidR="00922CA5" w:rsidRPr="00F7680D">
        <w:rPr>
          <w:rFonts w:cs="Times New Roman"/>
        </w:rPr>
        <w:t xml:space="preserve"> U </w:t>
      </w:r>
      <w:r w:rsidR="002533D1">
        <w:rPr>
          <w:rFonts w:cs="Times New Roman"/>
        </w:rPr>
        <w:t xml:space="preserve">istom folderu sa ovim dokumentom </w:t>
      </w:r>
      <w:r w:rsidR="00807A4E" w:rsidRPr="00F7680D">
        <w:rPr>
          <w:rFonts w:cs="Times New Roman"/>
        </w:rPr>
        <w:t xml:space="preserve">je </w:t>
      </w:r>
      <w:r w:rsidR="002533D1">
        <w:rPr>
          <w:rFonts w:cs="Times New Roman"/>
        </w:rPr>
        <w:t xml:space="preserve">dat </w:t>
      </w:r>
      <w:r w:rsidR="00922CA5" w:rsidRPr="00F7680D">
        <w:rPr>
          <w:rFonts w:cs="Times New Roman"/>
        </w:rPr>
        <w:t xml:space="preserve">Excel dokument </w:t>
      </w:r>
      <w:r w:rsidR="00807A4E" w:rsidRPr="00F7680D">
        <w:rPr>
          <w:rFonts w:cs="Times New Roman"/>
        </w:rPr>
        <w:t>sa potpunom dokumentacijom vrednosti svih komponenti.</w:t>
      </w:r>
      <w:r w:rsidR="00F7680D" w:rsidRPr="00F7680D">
        <w:t xml:space="preserve"> U prilogu je dat </w:t>
      </w:r>
      <w:r w:rsidR="00F7680D">
        <w:t>i račun od JLCPCB za PCB.</w:t>
      </w:r>
      <w:r w:rsidR="002533D1">
        <w:t xml:space="preserve"> (</w:t>
      </w:r>
      <w:hyperlink w:anchor="PCB" w:history="1">
        <w:r w:rsidR="002533D1" w:rsidRPr="002533D1">
          <w:rPr>
            <w:rStyle w:val="Hyperlink"/>
          </w:rPr>
          <w:t xml:space="preserve">Prilog </w:t>
        </w:r>
        <w:r w:rsidR="002533D1">
          <w:rPr>
            <w:rStyle w:val="Hyperlink"/>
          </w:rPr>
          <w:t>1</w:t>
        </w:r>
      </w:hyperlink>
      <w:r w:rsidR="002533D1">
        <w:t>)</w:t>
      </w:r>
    </w:p>
    <w:p w14:paraId="02418E5A" w14:textId="5D27B905" w:rsidR="004E175E" w:rsidRPr="00F7680D" w:rsidRDefault="001B2170" w:rsidP="004E175E">
      <w:pPr>
        <w:pStyle w:val="a"/>
        <w:rPr>
          <w:lang w:val="sr-Latn-RS"/>
        </w:rPr>
      </w:pPr>
      <w:r w:rsidRPr="00F7680D">
        <w:rPr>
          <w:lang w:val="sr-Latn-RS"/>
        </w:rPr>
        <w:t>Dalji rad</w:t>
      </w:r>
    </w:p>
    <w:p w14:paraId="27FEB5D7" w14:textId="18566B09" w:rsidR="0039692A" w:rsidRPr="00F7680D" w:rsidRDefault="00E16CAE" w:rsidP="0039692A">
      <w:r>
        <w:t>Ovaj sistem je veoma jednostavan i nema potrebe za unapređivanjem istog. U slučaju kvara usled pogrešnog inputa sistem se mora ponovo izrađivati jer je čitav na jedinstvenoj PCB.</w:t>
      </w:r>
    </w:p>
    <w:p w14:paraId="7192B3D9" w14:textId="77777777" w:rsidR="00C206CC" w:rsidRPr="00F7680D" w:rsidRDefault="00C206CC">
      <w:pPr>
        <w:spacing w:line="278" w:lineRule="auto"/>
        <w:jc w:val="left"/>
        <w:rPr>
          <w:rFonts w:cs="Times New Roman"/>
        </w:rPr>
      </w:pPr>
      <w:r w:rsidRPr="00F7680D">
        <w:rPr>
          <w:rFonts w:cs="Times New Roman"/>
        </w:rPr>
        <w:br w:type="page"/>
      </w:r>
    </w:p>
    <w:p w14:paraId="5788ACCB" w14:textId="4B46A68D" w:rsidR="009A5571" w:rsidRPr="00F7680D" w:rsidRDefault="009A5571" w:rsidP="004E6582"/>
    <w:bookmarkStart w:id="5" w:name="_Reference" w:displacedByCustomXml="next"/>
    <w:bookmarkEnd w:id="5" w:displacedByCustomXml="next"/>
    <w:sdt>
      <w:sdtPr>
        <w:rPr>
          <w:rFonts w:eastAsiaTheme="minorHAnsi" w:cstheme="minorBidi"/>
          <w:b w:val="0"/>
          <w:color w:val="auto"/>
          <w:sz w:val="24"/>
          <w:szCs w:val="24"/>
        </w:rPr>
        <w:id w:val="1248844895"/>
        <w:docPartObj>
          <w:docPartGallery w:val="Bibliographies"/>
          <w:docPartUnique/>
        </w:docPartObj>
      </w:sdtPr>
      <w:sdtContent>
        <w:commentRangeStart w:id="6" w:displacedByCustomXml="prev"/>
        <w:commentRangeStart w:id="7" w:displacedByCustomXml="prev"/>
        <w:p w14:paraId="1E954BE8" w14:textId="747655CA" w:rsidR="001B2170" w:rsidRPr="00F7680D" w:rsidRDefault="001B2170">
          <w:pPr>
            <w:pStyle w:val="Heading1"/>
          </w:pPr>
          <w:r w:rsidRPr="00F7680D">
            <w:t>Reference</w:t>
          </w:r>
          <w:commentRangeEnd w:id="7"/>
          <w:r w:rsidR="00A1077D" w:rsidRPr="00F7680D">
            <w:rPr>
              <w:rStyle w:val="CommentReference"/>
              <w:rFonts w:eastAsiaTheme="minorHAnsi" w:cstheme="minorBidi"/>
              <w:b w:val="0"/>
              <w:color w:val="auto"/>
            </w:rPr>
            <w:commentReference w:id="7"/>
          </w:r>
          <w:commentRangeEnd w:id="6"/>
          <w:r w:rsidR="006E7089" w:rsidRPr="00F7680D">
            <w:rPr>
              <w:rStyle w:val="CommentReference"/>
              <w:rFonts w:eastAsiaTheme="minorHAnsi" w:cstheme="minorBidi"/>
              <w:b w:val="0"/>
              <w:color w:val="auto"/>
            </w:rPr>
            <w:commentReference w:id="6"/>
          </w:r>
        </w:p>
        <w:sdt>
          <w:sdtPr>
            <w:id w:val="-573587230"/>
            <w:bibliography/>
          </w:sdtPr>
          <w:sdtContent>
            <w:p w14:paraId="45EAA35E" w14:textId="77777777" w:rsidR="001B2170" w:rsidRPr="00F7680D" w:rsidRDefault="001B2170">
              <w:pPr>
                <w:rPr>
                  <w:rFonts w:asciiTheme="minorHAnsi" w:hAnsiTheme="minorHAnsi"/>
                </w:rPr>
              </w:pPr>
              <w:r w:rsidRPr="00F7680D">
                <w:fldChar w:fldCharType="begin"/>
              </w:r>
              <w:r w:rsidRPr="00F7680D">
                <w:instrText xml:space="preserve"> BIBLIOGRAPHY </w:instrText>
              </w:r>
              <w:r w:rsidRPr="00F7680D">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10111"/>
              </w:tblGrid>
              <w:tr w:rsidR="001B2170" w:rsidRPr="00F7680D" w14:paraId="73D308F5" w14:textId="77777777">
                <w:trPr>
                  <w:divId w:val="1574781250"/>
                  <w:tblCellSpacing w:w="15" w:type="dxa"/>
                </w:trPr>
                <w:tc>
                  <w:tcPr>
                    <w:tcW w:w="50" w:type="pct"/>
                    <w:hideMark/>
                  </w:tcPr>
                  <w:p w14:paraId="66D30B54" w14:textId="73A1D430" w:rsidR="004A3D95" w:rsidRPr="00F7680D" w:rsidRDefault="001B2170">
                    <w:pPr>
                      <w:pStyle w:val="Bibliography"/>
                    </w:pPr>
                    <w:hyperlink w:anchor="_Reference" w:history="1">
                      <w:r w:rsidRPr="00F7680D">
                        <w:rPr>
                          <w:rStyle w:val="Hyperlink"/>
                        </w:rPr>
                        <w:t>[1]</w:t>
                      </w:r>
                    </w:hyperlink>
                  </w:p>
                  <w:p w14:paraId="16A9DFCC" w14:textId="77777777" w:rsidR="004A3D95" w:rsidRPr="00F7680D" w:rsidRDefault="004A3D95">
                    <w:pPr>
                      <w:pStyle w:val="Bibliography"/>
                    </w:pPr>
                    <w:r w:rsidRPr="00F7680D">
                      <w:t>[2]</w:t>
                    </w:r>
                  </w:p>
                  <w:p w14:paraId="007A1802" w14:textId="77777777" w:rsidR="001B2170" w:rsidRPr="00F7680D" w:rsidRDefault="004A3D95">
                    <w:pPr>
                      <w:pStyle w:val="Bibliography"/>
                    </w:pPr>
                    <w:r w:rsidRPr="00F7680D">
                      <w:t>[3]</w:t>
                    </w:r>
                    <w:r w:rsidR="001B2170" w:rsidRPr="00F7680D">
                      <w:t xml:space="preserve"> </w:t>
                    </w:r>
                  </w:p>
                  <w:p w14:paraId="4596B4C4" w14:textId="51D26B8B" w:rsidR="00213FC5" w:rsidRPr="00F7680D" w:rsidRDefault="00213FC5" w:rsidP="00213FC5">
                    <w:r w:rsidRPr="00F7680D">
                      <w:t>[4]</w:t>
                    </w:r>
                  </w:p>
                  <w:p w14:paraId="15A15174" w14:textId="6CA749D1" w:rsidR="00213FC5" w:rsidRPr="00F7680D" w:rsidRDefault="00213FC5" w:rsidP="00213FC5"/>
                </w:tc>
                <w:tc>
                  <w:tcPr>
                    <w:tcW w:w="0" w:type="auto"/>
                    <w:hideMark/>
                  </w:tcPr>
                  <w:p w14:paraId="184D3D2F" w14:textId="00894E88" w:rsidR="00213FC5" w:rsidRPr="00F7680D" w:rsidRDefault="00213FC5">
                    <w:pPr>
                      <w:pStyle w:val="Bibliography"/>
                    </w:pPr>
                    <w:r w:rsidRPr="00F7680D">
                      <w:t>Formula student pravilnik,</w:t>
                    </w:r>
                    <w:r w:rsidR="00076A9E" w:rsidRPr="00F7680D">
                      <w:t xml:space="preserve"> </w:t>
                    </w:r>
                    <w:hyperlink r:id="rId16" w:history="1">
                      <w:r w:rsidR="00076A9E" w:rsidRPr="00F7680D">
                        <w:rPr>
                          <w:rStyle w:val="Hyperlink"/>
                        </w:rPr>
                        <w:t>Pravilnik takmičenja</w:t>
                      </w:r>
                    </w:hyperlink>
                    <w:r w:rsidRPr="00F7680D">
                      <w:t>, 202</w:t>
                    </w:r>
                    <w:r w:rsidR="00076A9E" w:rsidRPr="00F7680D">
                      <w:t>5</w:t>
                    </w:r>
                    <w:r w:rsidRPr="00F7680D">
                      <w:t>.</w:t>
                    </w:r>
                  </w:p>
                  <w:p w14:paraId="42E2817F" w14:textId="30B48489" w:rsidR="001B2170" w:rsidRPr="00F7680D" w:rsidRDefault="0013395F">
                    <w:pPr>
                      <w:pStyle w:val="Bibliography"/>
                    </w:pPr>
                    <w:r w:rsidRPr="00F7680D">
                      <w:t>Lancaster E-racing team</w:t>
                    </w:r>
                    <w:r w:rsidR="00DC0B75" w:rsidRPr="00F7680D">
                      <w:t>,</w:t>
                    </w:r>
                    <w:r w:rsidRPr="00F7680D">
                      <w:t xml:space="preserve"> "</w:t>
                    </w:r>
                    <w:hyperlink r:id="rId17" w:history="1">
                      <w:r w:rsidR="004A3D95" w:rsidRPr="00F7680D">
                        <w:rPr>
                          <w:rStyle w:val="Hyperlink"/>
                        </w:rPr>
                        <w:t>Link ka dokumentu tima iz Engleske</w:t>
                      </w:r>
                    </w:hyperlink>
                    <w:r w:rsidRPr="00F7680D">
                      <w:t>"</w:t>
                    </w:r>
                    <w:r w:rsidR="00DC0B75" w:rsidRPr="00F7680D">
                      <w:t>,</w:t>
                    </w:r>
                    <w:r w:rsidRPr="00F7680D">
                      <w:t xml:space="preserve"> 2024.</w:t>
                    </w:r>
                  </w:p>
                  <w:p w14:paraId="4E78C060" w14:textId="402F8DB2" w:rsidR="004A3D95" w:rsidRPr="00F7680D" w:rsidRDefault="004A3D95" w:rsidP="004A3D95">
                    <w:r w:rsidRPr="00F7680D">
                      <w:t>Formula student Germany</w:t>
                    </w:r>
                    <w:r w:rsidR="00DC0B75" w:rsidRPr="00F7680D">
                      <w:t>,</w:t>
                    </w:r>
                    <w:r w:rsidRPr="00F7680D">
                      <w:t xml:space="preserve"> "</w:t>
                    </w:r>
                    <w:hyperlink r:id="rId18" w:history="1">
                      <w:r w:rsidRPr="00F7680D">
                        <w:rPr>
                          <w:rStyle w:val="Hyperlink"/>
                        </w:rPr>
                        <w:t>Link ka dokumentu tima iz Nemačke</w:t>
                      </w:r>
                    </w:hyperlink>
                    <w:r w:rsidRPr="00F7680D">
                      <w:t>", 20</w:t>
                    </w:r>
                    <w:r w:rsidR="00DC0B75" w:rsidRPr="00F7680D">
                      <w:t>19.</w:t>
                    </w:r>
                  </w:p>
                  <w:p w14:paraId="68BE9E7D" w14:textId="280BD646" w:rsidR="004A3D95" w:rsidRPr="00F7680D" w:rsidRDefault="00DC0B75" w:rsidP="004A3D95">
                    <w:r w:rsidRPr="00F7680D">
                      <w:t>Michael Ruppe "</w:t>
                    </w:r>
                    <w:hyperlink r:id="rId19" w:history="1">
                      <w:r w:rsidRPr="00F7680D">
                        <w:rPr>
                          <w:rStyle w:val="Hyperlink"/>
                        </w:rPr>
                        <w:t>Link ka dokumentu tima iz Australije</w:t>
                      </w:r>
                    </w:hyperlink>
                    <w:r w:rsidRPr="00F7680D">
                      <w:t>" 2020.</w:t>
                    </w:r>
                  </w:p>
                </w:tc>
              </w:tr>
            </w:tbl>
            <w:p w14:paraId="020BA042" w14:textId="77777777" w:rsidR="001B2170" w:rsidRPr="00F7680D" w:rsidRDefault="001B2170">
              <w:pPr>
                <w:divId w:val="1574781250"/>
                <w:rPr>
                  <w:rFonts w:eastAsia="Times New Roman"/>
                </w:rPr>
              </w:pPr>
            </w:p>
            <w:p w14:paraId="608DBC9A" w14:textId="2E3F7170" w:rsidR="001B2170" w:rsidRPr="00F7680D" w:rsidRDefault="001B2170">
              <w:r w:rsidRPr="00F7680D">
                <w:rPr>
                  <w:b/>
                  <w:bCs/>
                </w:rPr>
                <w:fldChar w:fldCharType="end"/>
              </w:r>
            </w:p>
          </w:sdtContent>
        </w:sdt>
      </w:sdtContent>
    </w:sdt>
    <w:p w14:paraId="5CDCF839" w14:textId="40AF72B6" w:rsidR="00C206CC" w:rsidRPr="00F7680D" w:rsidRDefault="001B2170" w:rsidP="00C206CC">
      <w:pPr>
        <w:pStyle w:val="a"/>
        <w:rPr>
          <w:lang w:val="sr-Latn-RS"/>
        </w:rPr>
      </w:pPr>
      <w:r w:rsidRPr="00F7680D">
        <w:rPr>
          <w:lang w:val="sr-Latn-RS"/>
        </w:rPr>
        <w:t>Prilog</w:t>
      </w:r>
    </w:p>
    <w:p w14:paraId="54980BA7" w14:textId="010091F9" w:rsidR="004A3D95" w:rsidRPr="00F7680D" w:rsidRDefault="00970EFC" w:rsidP="00C9471D">
      <w:r w:rsidRPr="00F7680D">
        <w:rPr>
          <w:noProof/>
        </w:rPr>
        <mc:AlternateContent>
          <mc:Choice Requires="wps">
            <w:drawing>
              <wp:anchor distT="0" distB="0" distL="114300" distR="114300" simplePos="0" relativeHeight="251660288" behindDoc="0" locked="0" layoutInCell="1" allowOverlap="1" wp14:anchorId="0DECBDD3" wp14:editId="0F96EDDC">
                <wp:simplePos x="0" y="0"/>
                <wp:positionH relativeFrom="column">
                  <wp:posOffset>3420110</wp:posOffset>
                </wp:positionH>
                <wp:positionV relativeFrom="paragraph">
                  <wp:posOffset>3177116</wp:posOffset>
                </wp:positionV>
                <wp:extent cx="2615565" cy="270933"/>
                <wp:effectExtent l="0" t="0" r="0" b="0"/>
                <wp:wrapNone/>
                <wp:docPr id="801198674" name="Text Box 5"/>
                <wp:cNvGraphicFramePr/>
                <a:graphic xmlns:a="http://schemas.openxmlformats.org/drawingml/2006/main">
                  <a:graphicData uri="http://schemas.microsoft.com/office/word/2010/wordprocessingShape">
                    <wps:wsp>
                      <wps:cNvSpPr txBox="1"/>
                      <wps:spPr>
                        <a:xfrm>
                          <a:off x="0" y="0"/>
                          <a:ext cx="2615565" cy="270933"/>
                        </a:xfrm>
                        <a:prstGeom prst="rect">
                          <a:avLst/>
                        </a:prstGeom>
                        <a:noFill/>
                        <a:ln w="6350">
                          <a:noFill/>
                        </a:ln>
                      </wps:spPr>
                      <wps:txbx>
                        <w:txbxContent>
                          <w:p w14:paraId="4A6B8C70" w14:textId="62356A77" w:rsidR="00970EFC" w:rsidRPr="00F7680D" w:rsidRDefault="00970EFC">
                            <w:pPr>
                              <w:rPr>
                                <w:rFonts w:ascii="Arial" w:hAnsi="Arial" w:cs="Arial"/>
                              </w:rPr>
                            </w:pPr>
                            <w:r w:rsidRPr="00F7680D">
                              <w:rPr>
                                <w:rFonts w:ascii="Arial" w:hAnsi="Arial" w:cs="Arial"/>
                              </w:rPr>
                              <w:t>Unutrašnjost kontrolne elektronike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DECBDD3" id="_x0000_t202" coordsize="21600,21600" o:spt="202" path="m,l,21600r21600,l21600,xe">
                <v:stroke joinstyle="miter"/>
                <v:path gradientshapeok="t" o:connecttype="rect"/>
              </v:shapetype>
              <v:shape id="Text Box 5" o:spid="_x0000_s1026" type="#_x0000_t202" style="position:absolute;left:0;text-align:left;margin-left:269.3pt;margin-top:250.15pt;width:205.95pt;height:21.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koR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" filled="f" stroked="f" strokeweight=".5pt">
                <v:textbox>
                  <w:txbxContent>
                    <w:p w14:paraId="4A6B8C70" w14:textId="62356A77" w:rsidR="00970EFC" w:rsidRPr="00F7680D" w:rsidRDefault="00970EFC">
                      <w:pPr>
                        <w:rPr>
                          <w:rFonts w:ascii="Arial" w:hAnsi="Arial" w:cs="Arial"/>
                        </w:rPr>
                      </w:pPr>
                      <w:r w:rsidRPr="00F7680D">
                        <w:rPr>
                          <w:rFonts w:ascii="Arial" w:hAnsi="Arial" w:cs="Arial"/>
                        </w:rPr>
                        <w:t>Unutrašnjost kontrolne elektronike</w:t>
                      </w:r>
                    </w:p>
                  </w:txbxContent>
                </v:textbox>
              </v:shape>
            </w:pict>
          </mc:Fallback>
        </mc:AlternateContent>
      </w:r>
      <w:r w:rsidRPr="00F7680D">
        <w:rPr>
          <w:noProof/>
        </w:rPr>
        <mc:AlternateContent>
          <mc:Choice Requires="wps">
            <w:drawing>
              <wp:anchor distT="0" distB="0" distL="114300" distR="114300" simplePos="0" relativeHeight="251659264" behindDoc="0" locked="0" layoutInCell="1" allowOverlap="1" wp14:anchorId="60037705" wp14:editId="501A3A5F">
                <wp:simplePos x="0" y="0"/>
                <wp:positionH relativeFrom="column">
                  <wp:posOffset>203200</wp:posOffset>
                </wp:positionH>
                <wp:positionV relativeFrom="paragraph">
                  <wp:posOffset>3388360</wp:posOffset>
                </wp:positionV>
                <wp:extent cx="5757333" cy="2260600"/>
                <wp:effectExtent l="0" t="0" r="15240" b="25400"/>
                <wp:wrapNone/>
                <wp:docPr id="1980468844" name="Rectangle 4"/>
                <wp:cNvGraphicFramePr/>
                <a:graphic xmlns:a="http://schemas.openxmlformats.org/drawingml/2006/main">
                  <a:graphicData uri="http://schemas.microsoft.com/office/word/2010/wordprocessingShape">
                    <wps:wsp>
                      <wps:cNvSpPr/>
                      <wps:spPr>
                        <a:xfrm>
                          <a:off x="0" y="0"/>
                          <a:ext cx="5757333" cy="22606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960A24" id="Rectangle 4" o:spid="_x0000_s1026" style="position:absolute;margin-left:16pt;margin-top:266.8pt;width:453.35pt;height:1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" filled="f" strokecolor="black [3213]" strokeweight="1.5pt"/>
            </w:pict>
          </mc:Fallback>
        </mc:AlternateContent>
      </w:r>
      <w:r w:rsidR="00AA65D5" w:rsidRPr="00F7680D">
        <w:rPr>
          <w:noProof/>
        </w:rPr>
        <w:drawing>
          <wp:inline distT="0" distB="0" distL="0" distR="0" wp14:anchorId="6B2D7C66" wp14:editId="63BD7950">
            <wp:extent cx="6105525" cy="5819775"/>
            <wp:effectExtent l="0" t="0" r="9525" b="9525"/>
            <wp:docPr id="1257307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07747" name="Picture 1257307747"/>
                    <pic:cNvPicPr/>
                  </pic:nvPicPr>
                  <pic:blipFill>
                    <a:blip r:embed="rId20">
                      <a:extLst>
                        <a:ext uri="{28A0092B-C50C-407E-A947-70E740481C1C}">
                          <a14:useLocalDpi xmlns:a14="http://schemas.microsoft.com/office/drawing/2010/main" val="0"/>
                        </a:ext>
                      </a:extLst>
                    </a:blip>
                    <a:stretch>
                      <a:fillRect/>
                    </a:stretch>
                  </pic:blipFill>
                  <pic:spPr>
                    <a:xfrm>
                      <a:off x="0" y="0"/>
                      <a:ext cx="6105525" cy="5819775"/>
                    </a:xfrm>
                    <a:prstGeom prst="rect">
                      <a:avLst/>
                    </a:prstGeom>
                  </pic:spPr>
                </pic:pic>
              </a:graphicData>
            </a:graphic>
          </wp:inline>
        </w:drawing>
      </w:r>
    </w:p>
    <w:p w14:paraId="75C62BB9" w14:textId="1FF4D2D1" w:rsidR="004A3D95" w:rsidRPr="00F7680D" w:rsidRDefault="004A3D95" w:rsidP="004A3D95">
      <w:bookmarkStart w:id="8" w:name="Slika"/>
      <w:commentRangeStart w:id="9"/>
      <w:commentRangeStart w:id="10"/>
      <w:r w:rsidRPr="00F7680D">
        <w:t>Slika 1</w:t>
      </w:r>
      <w:bookmarkEnd w:id="8"/>
      <w:r w:rsidRPr="00F7680D">
        <w:t xml:space="preserve">: </w:t>
      </w:r>
      <w:commentRangeStart w:id="11"/>
      <w:commentRangeStart w:id="12"/>
      <w:commentRangeStart w:id="13"/>
      <w:r w:rsidRPr="00F7680D">
        <w:t>Funkcionalni blok dijagram fizičkih komponenti</w:t>
      </w:r>
      <w:commentRangeEnd w:id="11"/>
      <w:r w:rsidR="00121707" w:rsidRPr="00F7680D">
        <w:rPr>
          <w:rStyle w:val="CommentReference"/>
        </w:rPr>
        <w:commentReference w:id="11"/>
      </w:r>
      <w:commentRangeEnd w:id="12"/>
      <w:r w:rsidR="005008A8" w:rsidRPr="00F7680D">
        <w:rPr>
          <w:rStyle w:val="CommentReference"/>
        </w:rPr>
        <w:commentReference w:id="12"/>
      </w:r>
      <w:commentRangeEnd w:id="13"/>
      <w:r w:rsidR="00BA7D2A" w:rsidRPr="00F7680D">
        <w:rPr>
          <w:rStyle w:val="CommentReference"/>
        </w:rPr>
        <w:commentReference w:id="13"/>
      </w:r>
      <w:commentRangeEnd w:id="9"/>
      <w:r w:rsidR="000616C4" w:rsidRPr="00F7680D">
        <w:rPr>
          <w:rStyle w:val="CommentReference"/>
        </w:rPr>
        <w:commentReference w:id="9"/>
      </w:r>
      <w:commentRangeEnd w:id="10"/>
      <w:r w:rsidR="00AA65D5" w:rsidRPr="00F7680D">
        <w:rPr>
          <w:rStyle w:val="CommentReference"/>
        </w:rPr>
        <w:commentReference w:id="10"/>
      </w:r>
    </w:p>
    <w:p w14:paraId="2EC2DFD5" w14:textId="77777777" w:rsidR="004A3D95" w:rsidRPr="00F7680D" w:rsidRDefault="004A3D95" w:rsidP="00C9471D"/>
    <w:p w14:paraId="1EDC9E03" w14:textId="2A2B7A40" w:rsidR="001570F5" w:rsidRDefault="00C9471D" w:rsidP="00C206CC">
      <w:r w:rsidRPr="00F7680D">
        <w:rPr>
          <w:noProof/>
        </w:rPr>
        <w:lastRenderedPageBreak/>
        <w:drawing>
          <wp:inline distT="0" distB="0" distL="0" distR="0" wp14:anchorId="420C5052" wp14:editId="6D722072">
            <wp:extent cx="6058425" cy="4549534"/>
            <wp:effectExtent l="0" t="0" r="0" b="3810"/>
            <wp:docPr id="1546395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5293" name="Picture 1546395293"/>
                    <pic:cNvPicPr/>
                  </pic:nvPicPr>
                  <pic:blipFill>
                    <a:blip r:embed="rId21">
                      <a:extLst>
                        <a:ext uri="{28A0092B-C50C-407E-A947-70E740481C1C}">
                          <a14:useLocalDpi xmlns:a14="http://schemas.microsoft.com/office/drawing/2010/main" val="0"/>
                        </a:ext>
                      </a:extLst>
                    </a:blip>
                    <a:stretch>
                      <a:fillRect/>
                    </a:stretch>
                  </pic:blipFill>
                  <pic:spPr>
                    <a:xfrm>
                      <a:off x="0" y="0"/>
                      <a:ext cx="6058425" cy="4549534"/>
                    </a:xfrm>
                    <a:prstGeom prst="rect">
                      <a:avLst/>
                    </a:prstGeom>
                  </pic:spPr>
                </pic:pic>
              </a:graphicData>
            </a:graphic>
          </wp:inline>
        </w:drawing>
      </w:r>
      <w:r w:rsidRPr="00F7680D">
        <w:br/>
      </w:r>
      <w:bookmarkStart w:id="14" w:name="Drugi"/>
      <w:commentRangeStart w:id="15"/>
      <w:r w:rsidRPr="00F7680D">
        <w:t xml:space="preserve">Slika </w:t>
      </w:r>
      <w:r w:rsidR="004A3D95" w:rsidRPr="00F7680D">
        <w:t>2</w:t>
      </w:r>
      <w:bookmarkEnd w:id="14"/>
      <w:r w:rsidRPr="00F7680D">
        <w:t>: Blok dijagram odlučivanja sistema o emitovanju svetla</w:t>
      </w:r>
      <w:commentRangeEnd w:id="15"/>
      <w:r w:rsidR="00752D43" w:rsidRPr="00F7680D">
        <w:rPr>
          <w:rStyle w:val="CommentReference"/>
        </w:rPr>
        <w:commentReference w:id="15"/>
      </w:r>
    </w:p>
    <w:p w14:paraId="5B7F2FEB" w14:textId="39AEAA59" w:rsidR="002533D1" w:rsidRDefault="001B64B1" w:rsidP="00C206CC">
      <w:r>
        <w:rPr>
          <w:noProof/>
        </w:rPr>
        <w:drawing>
          <wp:inline distT="0" distB="0" distL="0" distR="0" wp14:anchorId="7CC9DAB7" wp14:editId="7DC3201E">
            <wp:extent cx="6645910" cy="3248025"/>
            <wp:effectExtent l="0" t="0" r="2540" b="9525"/>
            <wp:docPr id="907412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12000" name="Picture 9074120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3248025"/>
                    </a:xfrm>
                    <a:prstGeom prst="rect">
                      <a:avLst/>
                    </a:prstGeom>
                  </pic:spPr>
                </pic:pic>
              </a:graphicData>
            </a:graphic>
          </wp:inline>
        </w:drawing>
      </w:r>
    </w:p>
    <w:p w14:paraId="5B6D5591" w14:textId="46AB0A99" w:rsidR="001B64B1" w:rsidRPr="00F7680D" w:rsidRDefault="001B64B1" w:rsidP="00C206CC">
      <w:bookmarkStart w:id="16" w:name="Šema"/>
      <w:r>
        <w:t>Slika 3</w:t>
      </w:r>
      <w:bookmarkEnd w:id="16"/>
      <w:r>
        <w:t>: Kompletna šema TSAL</w:t>
      </w:r>
    </w:p>
    <w:p w14:paraId="7F3BAB85" w14:textId="061ACE78" w:rsidR="00F7680D" w:rsidRDefault="00F7680D">
      <w:r>
        <w:rPr>
          <w:noProof/>
        </w:rPr>
        <w:lastRenderedPageBreak/>
        <w:drawing>
          <wp:inline distT="0" distB="0" distL="0" distR="0" wp14:anchorId="2256AA29" wp14:editId="0F7BF593">
            <wp:extent cx="6645910" cy="3011170"/>
            <wp:effectExtent l="0" t="0" r="2540" b="0"/>
            <wp:docPr id="875380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80882" name="Picture 875380882"/>
                    <pic:cNvPicPr/>
                  </pic:nvPicPr>
                  <pic:blipFill>
                    <a:blip r:embed="rId23">
                      <a:extLst>
                        <a:ext uri="{28A0092B-C50C-407E-A947-70E740481C1C}">
                          <a14:useLocalDpi xmlns:a14="http://schemas.microsoft.com/office/drawing/2010/main" val="0"/>
                        </a:ext>
                      </a:extLst>
                    </a:blip>
                    <a:stretch>
                      <a:fillRect/>
                    </a:stretch>
                  </pic:blipFill>
                  <pic:spPr>
                    <a:xfrm>
                      <a:off x="0" y="0"/>
                      <a:ext cx="6645910" cy="3011170"/>
                    </a:xfrm>
                    <a:prstGeom prst="rect">
                      <a:avLst/>
                    </a:prstGeom>
                  </pic:spPr>
                </pic:pic>
              </a:graphicData>
            </a:graphic>
          </wp:inline>
        </w:drawing>
      </w:r>
      <w:r>
        <w:rPr>
          <w:noProof/>
        </w:rPr>
        <w:drawing>
          <wp:inline distT="0" distB="0" distL="0" distR="0" wp14:anchorId="4D6F8F8F" wp14:editId="15B9371F">
            <wp:extent cx="6645910" cy="3802380"/>
            <wp:effectExtent l="0" t="0" r="2540" b="7620"/>
            <wp:docPr id="2078518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8305" name="Picture 2078518305"/>
                    <pic:cNvPicPr/>
                  </pic:nvPicPr>
                  <pic:blipFill>
                    <a:blip r:embed="rId24">
                      <a:extLst>
                        <a:ext uri="{28A0092B-C50C-407E-A947-70E740481C1C}">
                          <a14:useLocalDpi xmlns:a14="http://schemas.microsoft.com/office/drawing/2010/main" val="0"/>
                        </a:ext>
                      </a:extLst>
                    </a:blip>
                    <a:stretch>
                      <a:fillRect/>
                    </a:stretch>
                  </pic:blipFill>
                  <pic:spPr>
                    <a:xfrm>
                      <a:off x="0" y="0"/>
                      <a:ext cx="6645910" cy="3802380"/>
                    </a:xfrm>
                    <a:prstGeom prst="rect">
                      <a:avLst/>
                    </a:prstGeom>
                  </pic:spPr>
                </pic:pic>
              </a:graphicData>
            </a:graphic>
          </wp:inline>
        </w:drawing>
      </w:r>
    </w:p>
    <w:p w14:paraId="580ED105" w14:textId="1407CE5B" w:rsidR="00F7680D" w:rsidRPr="004A3D95" w:rsidRDefault="00F7680D">
      <w:bookmarkStart w:id="17" w:name="PCB"/>
      <w:r>
        <w:t xml:space="preserve">Prilog </w:t>
      </w:r>
      <w:bookmarkEnd w:id="17"/>
      <w:r w:rsidR="002533D1">
        <w:t>1</w:t>
      </w:r>
      <w:r>
        <w:t xml:space="preserve">: </w:t>
      </w:r>
      <w:r w:rsidR="002533D1">
        <w:t xml:space="preserve">Račun za PCB </w:t>
      </w:r>
    </w:p>
    <w:sectPr w:rsidR="00F7680D" w:rsidRPr="004A3D95" w:rsidSect="00B258B4">
      <w:pgSz w:w="11906" w:h="16838" w:code="9"/>
      <w:pgMar w:top="720" w:right="720" w:bottom="720" w:left="720" w:header="0"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edrag Nuzdic" w:date="2025-11-25T17:03:00Z" w:initials="PN">
    <w:p w14:paraId="53ABA40D" w14:textId="77777777" w:rsidR="00A1077D" w:rsidRPr="00F7680D" w:rsidRDefault="00A1077D" w:rsidP="00A1077D">
      <w:pPr>
        <w:pStyle w:val="CommentText"/>
        <w:jc w:val="left"/>
      </w:pPr>
      <w:r w:rsidRPr="00F7680D">
        <w:rPr>
          <w:rStyle w:val="CommentReference"/>
        </w:rPr>
        <w:annotationRef/>
      </w:r>
      <w:r w:rsidRPr="00F7680D">
        <w:t>Footer nisi popunio na stranicama.</w:t>
      </w:r>
    </w:p>
  </w:comment>
  <w:comment w:id="2" w:author="Ivan Berenić" w:date="2025-11-25T19:06:00Z" w:initials="IB">
    <w:p w14:paraId="4A54E321" w14:textId="118CE534" w:rsidR="0013395F" w:rsidRPr="00F7680D" w:rsidRDefault="0013395F" w:rsidP="0013395F">
      <w:pPr>
        <w:pStyle w:val="CommentText"/>
      </w:pPr>
      <w:r w:rsidRPr="00F7680D">
        <w:rPr>
          <w:rStyle w:val="CommentReference"/>
        </w:rPr>
        <w:annotationRef/>
      </w:r>
      <w:r w:rsidRPr="00F7680D">
        <w:t>Dodao bih poziciju u vozilu.</w:t>
      </w:r>
    </w:p>
  </w:comment>
  <w:comment w:id="3" w:author="EE 20/2024 - Roglić Dimitrije" w:date="2025-11-25T22:35:00Z" w:initials="DR">
    <w:p w14:paraId="359A333E" w14:textId="77777777" w:rsidR="0013395F" w:rsidRPr="00F7680D" w:rsidRDefault="0013395F" w:rsidP="0013395F">
      <w:pPr>
        <w:pStyle w:val="CommentText"/>
      </w:pPr>
      <w:r w:rsidRPr="00F7680D">
        <w:rPr>
          <w:rStyle w:val="CommentReference"/>
        </w:rPr>
        <w:annotationRef/>
      </w:r>
      <w:r w:rsidRPr="00F7680D">
        <w:t>Nisam sigruan da li će postojati kutija u kojoj će biti ceo LV sistem. Ako hoće, biće tu. Takođe ću dodati lokaciju u elektronskom smislu.</w:t>
      </w:r>
    </w:p>
  </w:comment>
  <w:comment w:id="4" w:author="Ivan Berenić" w:date="2025-11-29T13:56:00Z" w:initials="IB">
    <w:p w14:paraId="0CCA64D5" w14:textId="43F6B3FE" w:rsidR="005008A8" w:rsidRPr="00F7680D" w:rsidRDefault="005008A8" w:rsidP="005008A8">
      <w:pPr>
        <w:pStyle w:val="CommentText"/>
      </w:pPr>
      <w:r w:rsidRPr="00F7680D">
        <w:rPr>
          <w:rStyle w:val="CommentReference"/>
        </w:rPr>
        <w:annotationRef/>
      </w:r>
      <w:r w:rsidRPr="00F7680D">
        <w:t>Neke LV komponente idu u unutar TSAC, neke ne. Tvoj zadatak je da istražiš i odlučiš gde bi trebalo da nam stoji TSAL.</w:t>
      </w:r>
    </w:p>
    <w:p w14:paraId="089BDD50" w14:textId="6A63FA2E" w:rsidR="005008A8" w:rsidRPr="00F7680D" w:rsidRDefault="005008A8" w:rsidP="005008A8">
      <w:pPr>
        <w:pStyle w:val="CommentText"/>
      </w:pPr>
      <w:r w:rsidRPr="00F7680D">
        <w:t>Ima i u praivlniku pravila koja se ticu pozicije TSAL-a.</w:t>
      </w:r>
    </w:p>
  </w:comment>
  <w:comment w:id="7" w:author="Predrag Nuzdic" w:date="2025-11-25T17:02:00Z" w:initials="PN">
    <w:p w14:paraId="550E818A" w14:textId="2F4682B2" w:rsidR="00A1077D" w:rsidRPr="00F7680D" w:rsidRDefault="00A1077D" w:rsidP="00A1077D">
      <w:pPr>
        <w:pStyle w:val="CommentText"/>
        <w:jc w:val="left"/>
      </w:pPr>
      <w:r w:rsidRPr="00F7680D">
        <w:rPr>
          <w:rStyle w:val="CommentReference"/>
        </w:rPr>
        <w:annotationRef/>
      </w:r>
      <w:r w:rsidRPr="00F7680D">
        <w:t>Fale izvor odnosno reference.</w:t>
      </w:r>
    </w:p>
  </w:comment>
  <w:comment w:id="6" w:author="Predrag Nuzdic" w:date="2025-11-29T12:23:00Z" w:initials="PN">
    <w:p w14:paraId="2B4E805D" w14:textId="77777777" w:rsidR="006E7089" w:rsidRPr="00F7680D" w:rsidRDefault="006E7089" w:rsidP="006E7089">
      <w:pPr>
        <w:pStyle w:val="CommentText"/>
        <w:jc w:val="left"/>
      </w:pPr>
      <w:r w:rsidRPr="00F7680D">
        <w:rPr>
          <w:rStyle w:val="CommentReference"/>
        </w:rPr>
        <w:annotationRef/>
      </w:r>
      <w:r w:rsidRPr="00F7680D">
        <w:t>Fale ti izvori u dokumentu, moraš kada nešto na osnovu nečega tvrdiš da staviš pored šta je to na osnovu čega tvrdiš</w:t>
      </w:r>
    </w:p>
  </w:comment>
  <w:comment w:id="11" w:author="Predrag Nuzdic" w:date="2025-11-29T12:21:00Z" w:initials="PN">
    <w:p w14:paraId="2B025669" w14:textId="77777777" w:rsidR="00121707" w:rsidRPr="00F7680D" w:rsidRDefault="00121707" w:rsidP="00121707">
      <w:pPr>
        <w:pStyle w:val="CommentText"/>
        <w:jc w:val="left"/>
      </w:pPr>
      <w:r w:rsidRPr="00F7680D">
        <w:rPr>
          <w:rStyle w:val="CommentReference"/>
        </w:rPr>
        <w:annotationRef/>
      </w:r>
      <w:r w:rsidRPr="00F7680D">
        <w:t>Super si poceo samo mora malo specifičnije.</w:t>
      </w:r>
    </w:p>
  </w:comment>
  <w:comment w:id="12" w:author="Ivan Berenić" w:date="2025-11-29T13:57:00Z" w:initials="IB">
    <w:p w14:paraId="18819E90" w14:textId="1FD47980" w:rsidR="00EC1264" w:rsidRPr="00F7680D" w:rsidRDefault="005008A8">
      <w:pPr>
        <w:pStyle w:val="CommentText"/>
      </w:pPr>
      <w:r w:rsidRPr="00F7680D">
        <w:rPr>
          <w:rStyle w:val="CommentReference"/>
        </w:rPr>
        <w:annotationRef/>
      </w:r>
      <w:r w:rsidRPr="00F7680D">
        <w:t xml:space="preserve">Slažem se sa Peđom. Unutar TSAL pločice postoje različiti </w:t>
      </w:r>
      <w:r w:rsidR="00EC1264" w:rsidRPr="00F7680D">
        <w:t>funkcionalni blokovi</w:t>
      </w:r>
      <w:r w:rsidRPr="00F7680D">
        <w:t xml:space="preserve"> koj</w:t>
      </w:r>
      <w:r w:rsidR="00EC1264" w:rsidRPr="00F7680D">
        <w:t xml:space="preserve">e bih hteo da vidim ovde, Npr. Kolo za proveru toga i toga itd. Pa bih hteo tako da izgleda ovaj dijagram, a ne da piše samo PCB. </w:t>
      </w:r>
    </w:p>
  </w:comment>
  <w:comment w:id="13" w:author="EE 20/2024 - Roglić Dimitrije" w:date="2025-12-07T21:21:00Z" w:initials="DR">
    <w:p w14:paraId="55F03C07" w14:textId="5C85386C" w:rsidR="00BA7D2A" w:rsidRPr="00F7680D" w:rsidRDefault="00BA7D2A">
      <w:pPr>
        <w:pStyle w:val="CommentText"/>
      </w:pPr>
      <w:r w:rsidRPr="00F7680D">
        <w:rPr>
          <w:rStyle w:val="CommentReference"/>
        </w:rPr>
        <w:annotationRef/>
      </w:r>
    </w:p>
  </w:comment>
  <w:comment w:id="9" w:author="Predrag Nuzdic" w:date="2025-12-12T14:18:00Z" w:initials="PN">
    <w:p w14:paraId="7FFA0C45" w14:textId="77777777" w:rsidR="000616C4" w:rsidRPr="00F7680D" w:rsidRDefault="000616C4" w:rsidP="000616C4">
      <w:pPr>
        <w:pStyle w:val="CommentText"/>
        <w:jc w:val="left"/>
      </w:pPr>
      <w:r w:rsidRPr="00F7680D">
        <w:rPr>
          <w:rStyle w:val="CommentReference"/>
        </w:rPr>
        <w:annotationRef/>
      </w:r>
      <w:r w:rsidRPr="00F7680D">
        <w:t xml:space="preserve">Mnogo bolje nego prosli put. Podseti me na sastanku da popričamo, ako se ne setim. </w:t>
      </w:r>
    </w:p>
  </w:comment>
  <w:comment w:id="10" w:author="EE 20/2024 - Roglić Dimitrije" w:date="2025-12-13T19:42:00Z" w:initials="DR">
    <w:p w14:paraId="76E3DC88" w14:textId="655C9BC9" w:rsidR="00AA65D5" w:rsidRPr="00F7680D" w:rsidRDefault="00AA65D5">
      <w:pPr>
        <w:pStyle w:val="CommentText"/>
      </w:pPr>
      <w:r w:rsidRPr="00F7680D">
        <w:rPr>
          <w:rStyle w:val="CommentReference"/>
        </w:rPr>
        <w:annotationRef/>
      </w:r>
      <w:r w:rsidRPr="00F7680D">
        <w:t>Važi, napravio sam novi bez watermarka i sa boljeg sajta svakako</w:t>
      </w:r>
    </w:p>
  </w:comment>
  <w:comment w:id="15" w:author="Predrag Nuzdic" w:date="2025-11-25T16:54:00Z" w:initials="PN">
    <w:p w14:paraId="0A8AA1E0" w14:textId="672A1541" w:rsidR="00A1077D" w:rsidRDefault="00752D43" w:rsidP="00A1077D">
      <w:pPr>
        <w:pStyle w:val="CommentText"/>
        <w:jc w:val="left"/>
      </w:pPr>
      <w:r w:rsidRPr="00F7680D">
        <w:rPr>
          <w:rStyle w:val="CommentReference"/>
        </w:rPr>
        <w:annotationRef/>
      </w:r>
      <w:r w:rsidR="00A1077D" w:rsidRPr="00F7680D">
        <w:t xml:space="preserve">Promašio si poentu. Treba da se napravi blok dijagram funkcionalnih celina, ne kako algoritam radi. Ovo možeš ostaviti svakako, ali treba da se doda funkcionalni blok dijagram što znači da treba da se navedu fizički delovi sistema. Ovo mi trenutno ne znači ništa.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ABA40D" w15:done="1"/>
  <w15:commentEx w15:paraId="4A54E321" w15:done="1"/>
  <w15:commentEx w15:paraId="359A333E" w15:paraIdParent="4A54E321" w15:done="1"/>
  <w15:commentEx w15:paraId="089BDD50" w15:paraIdParent="4A54E321" w15:done="1"/>
  <w15:commentEx w15:paraId="550E818A" w15:done="1"/>
  <w15:commentEx w15:paraId="2B4E805D" w15:paraIdParent="550E818A" w15:done="1"/>
  <w15:commentEx w15:paraId="2B025669" w15:done="1"/>
  <w15:commentEx w15:paraId="18819E90" w15:paraIdParent="2B025669" w15:done="1"/>
  <w15:commentEx w15:paraId="55F03C07" w15:paraIdParent="2B025669" w15:done="1"/>
  <w15:commentEx w15:paraId="7FFA0C45" w15:done="1"/>
  <w15:commentEx w15:paraId="76E3DC88" w15:paraIdParent="7FFA0C45" w15:done="1"/>
  <w15:commentEx w15:paraId="0A8AA1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160A8A" w16cex:dateUtc="2025-11-25T16:03:00Z"/>
  <w16cex:commentExtensible w16cex:durableId="0CE578EC" w16cex:dateUtc="2025-11-25T18:06:00Z"/>
  <w16cex:commentExtensible w16cex:durableId="189578E0" w16cex:dateUtc="2025-11-25T21:35:00Z"/>
  <w16cex:commentExtensible w16cex:durableId="79CB6B6E" w16cex:dateUtc="2025-11-29T12:56:00Z"/>
  <w16cex:commentExtensible w16cex:durableId="5777901B" w16cex:dateUtc="2025-11-25T16:02:00Z"/>
  <w16cex:commentExtensible w16cex:durableId="5D795AA1" w16cex:dateUtc="2025-11-29T11:23:00Z"/>
  <w16cex:commentExtensible w16cex:durableId="4C1BE23A" w16cex:dateUtc="2025-11-29T11:21:00Z"/>
  <w16cex:commentExtensible w16cex:durableId="32F3E727" w16cex:dateUtc="2025-11-29T12:57:00Z"/>
  <w16cex:commentExtensible w16cex:durableId="4E0AE3B7" w16cex:dateUtc="2025-12-07T20:21:00Z"/>
  <w16cex:commentExtensible w16cex:durableId="1C1FE85D" w16cex:dateUtc="2025-12-12T13:18:00Z"/>
  <w16cex:commentExtensible w16cex:durableId="7761C9E6" w16cex:dateUtc="2025-12-13T18:42:00Z"/>
  <w16cex:commentExtensible w16cex:durableId="39AEA676" w16cex:dateUtc="2025-11-25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ABA40D" w16cid:durableId="1D160A8A"/>
  <w16cid:commentId w16cid:paraId="4A54E321" w16cid:durableId="0CE578EC"/>
  <w16cid:commentId w16cid:paraId="359A333E" w16cid:durableId="189578E0"/>
  <w16cid:commentId w16cid:paraId="089BDD50" w16cid:durableId="79CB6B6E"/>
  <w16cid:commentId w16cid:paraId="550E818A" w16cid:durableId="5777901B"/>
  <w16cid:commentId w16cid:paraId="2B4E805D" w16cid:durableId="5D795AA1"/>
  <w16cid:commentId w16cid:paraId="2B025669" w16cid:durableId="4C1BE23A"/>
  <w16cid:commentId w16cid:paraId="18819E90" w16cid:durableId="32F3E727"/>
  <w16cid:commentId w16cid:paraId="55F03C07" w16cid:durableId="4E0AE3B7"/>
  <w16cid:commentId w16cid:paraId="7FFA0C45" w16cid:durableId="1C1FE85D"/>
  <w16cid:commentId w16cid:paraId="76E3DC88" w16cid:durableId="7761C9E6"/>
  <w16cid:commentId w16cid:paraId="0A8AA1E0" w16cid:durableId="39AEA6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8D5BA" w14:textId="77777777" w:rsidR="00983BA5" w:rsidRPr="00F7680D" w:rsidRDefault="00983BA5" w:rsidP="001E05DE">
      <w:pPr>
        <w:spacing w:after="0"/>
      </w:pPr>
      <w:r w:rsidRPr="00F7680D">
        <w:separator/>
      </w:r>
    </w:p>
  </w:endnote>
  <w:endnote w:type="continuationSeparator" w:id="0">
    <w:p w14:paraId="130FACC5" w14:textId="77777777" w:rsidR="00983BA5" w:rsidRPr="00F7680D" w:rsidRDefault="00983BA5" w:rsidP="001E05DE">
      <w:pPr>
        <w:spacing w:after="0"/>
      </w:pPr>
      <w:r w:rsidRPr="00F768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FABC" w14:textId="7BB7C4AC" w:rsidR="001E05DE" w:rsidRPr="00F7680D" w:rsidRDefault="004E175E">
    <w:pPr>
      <w:pStyle w:val="Footer"/>
    </w:pPr>
    <w:r w:rsidRPr="00F7680D">
      <w:rPr>
        <w:noProof/>
      </w:rPr>
      <w:drawing>
        <wp:anchor distT="0" distB="0" distL="114300" distR="114300" simplePos="0" relativeHeight="251666944" behindDoc="0" locked="0" layoutInCell="1" allowOverlap="1" wp14:anchorId="6919FD1E" wp14:editId="666BABC7">
          <wp:simplePos x="0" y="0"/>
          <wp:positionH relativeFrom="margin">
            <wp:posOffset>-304800</wp:posOffset>
          </wp:positionH>
          <wp:positionV relativeFrom="paragraph">
            <wp:posOffset>19050</wp:posOffset>
          </wp:positionV>
          <wp:extent cx="1458595" cy="317500"/>
          <wp:effectExtent l="0" t="0" r="8255" b="6350"/>
          <wp:wrapNone/>
          <wp:docPr id="1218328751"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text on a black background&#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58595" cy="317500"/>
                  </a:xfrm>
                  <a:prstGeom prst="rect">
                    <a:avLst/>
                  </a:prstGeom>
                  <a:noFill/>
                </pic:spPr>
              </pic:pic>
            </a:graphicData>
          </a:graphic>
        </wp:anchor>
      </w:drawing>
    </w:r>
    <w:r w:rsidRPr="00F7680D">
      <w:ptab w:relativeTo="margin" w:alignment="center" w:leader="none"/>
    </w:r>
    <w:r w:rsidR="001B2170" w:rsidRPr="00F7680D">
      <w:t xml:space="preserve">Sezona 2025/26 – </w:t>
    </w:r>
    <w:r w:rsidR="002D179A" w:rsidRPr="00F7680D">
      <w:t>N</w:t>
    </w:r>
    <w:r w:rsidR="00ED717A" w:rsidRPr="00F7680D">
      <w:t>iskonaponski sistemi</w:t>
    </w:r>
    <w:r w:rsidR="002D179A" w:rsidRPr="00F7680D">
      <w:t xml:space="preserve"> </w:t>
    </w:r>
    <w:r w:rsidR="001B2170" w:rsidRPr="00F7680D">
      <w:t>–</w:t>
    </w:r>
    <w:r w:rsidR="002D179A" w:rsidRPr="00F7680D">
      <w:t xml:space="preserve"> </w:t>
    </w:r>
    <w:r w:rsidR="009C7B18" w:rsidRPr="00F7680D">
      <w:fldChar w:fldCharType="begin"/>
    </w:r>
    <w:r w:rsidR="009C7B18" w:rsidRPr="00F7680D">
      <w:instrText xml:space="preserve"> TITLE  \* Upper  \* MERGEFORMAT </w:instrText>
    </w:r>
    <w:r w:rsidR="009C7B18" w:rsidRPr="00F7680D">
      <w:fldChar w:fldCharType="end"/>
    </w:r>
    <w:r w:rsidR="007535A8" w:rsidRPr="00F7680D">
      <w:t>TSAL</w:t>
    </w:r>
    <w:r w:rsidRPr="00F7680D">
      <w:ptab w:relativeTo="margin" w:alignment="right" w:leader="none"/>
    </w:r>
    <w:r w:rsidRPr="00F7680D">
      <w:fldChar w:fldCharType="begin"/>
    </w:r>
    <w:r w:rsidRPr="00F7680D">
      <w:instrText xml:space="preserve"> PAGE  \* Arabic  \* MERGEFORMAT </w:instrText>
    </w:r>
    <w:r w:rsidRPr="00F7680D">
      <w:fldChar w:fldCharType="separate"/>
    </w:r>
    <w:r w:rsidRPr="00F7680D">
      <w:t>1</w:t>
    </w:r>
    <w:r w:rsidRPr="00F7680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ED5C" w14:textId="77777777" w:rsidR="00435F0C" w:rsidRPr="00F7680D" w:rsidRDefault="00435F0C">
    <w:pPr>
      <w:pStyle w:val="Footer"/>
      <w:jc w:val="right"/>
    </w:pPr>
  </w:p>
  <w:p w14:paraId="5A5DE924" w14:textId="32AD65F1" w:rsidR="00B258B4" w:rsidRPr="00F7680D" w:rsidRDefault="001B2170" w:rsidP="00B258B4">
    <w:pPr>
      <w:pStyle w:val="Header"/>
      <w:jc w:val="center"/>
      <w:rPr>
        <w:rFonts w:ascii="Arial" w:hAnsi="Arial" w:cs="Arial"/>
      </w:rPr>
    </w:pPr>
    <w:r w:rsidRPr="00F7680D">
      <w:rPr>
        <w:rFonts w:ascii="Arial" w:hAnsi="Arial" w:cs="Arial"/>
      </w:rPr>
      <w:t>Akademsko udruženje studenata</w:t>
    </w:r>
    <w:r w:rsidR="00B258B4" w:rsidRPr="00F7680D">
      <w:rPr>
        <w:rFonts w:ascii="Arial" w:hAnsi="Arial" w:cs="Arial"/>
      </w:rPr>
      <w:t xml:space="preserve"> „</w:t>
    </w:r>
    <w:r w:rsidRPr="00F7680D">
      <w:rPr>
        <w:rFonts w:ascii="Arial" w:hAnsi="Arial" w:cs="Arial"/>
      </w:rPr>
      <w:t>Formula Student</w:t>
    </w:r>
    <w:r w:rsidR="00B258B4" w:rsidRPr="00F7680D">
      <w:rPr>
        <w:rFonts w:ascii="Arial" w:hAnsi="Arial" w:cs="Arial"/>
      </w:rPr>
      <w:t xml:space="preserve">“ </w:t>
    </w:r>
    <w:r w:rsidRPr="00F7680D">
      <w:rPr>
        <w:rFonts w:ascii="Arial" w:hAnsi="Arial" w:cs="Arial"/>
      </w:rPr>
      <w:t>u Novom Sadu</w:t>
    </w:r>
    <w:r w:rsidR="00B258B4" w:rsidRPr="00F7680D">
      <w:rPr>
        <w:rFonts w:ascii="Arial" w:hAnsi="Arial" w:cs="Arial"/>
      </w:rPr>
      <w:t xml:space="preserve"> – </w:t>
    </w:r>
    <w:r w:rsidRPr="00F7680D">
      <w:rPr>
        <w:rFonts w:ascii="Arial" w:hAnsi="Arial" w:cs="Arial"/>
      </w:rPr>
      <w:t>Crni Stršljeni</w:t>
    </w:r>
  </w:p>
  <w:p w14:paraId="5FC5FAB2" w14:textId="77777777" w:rsidR="00435F0C" w:rsidRPr="00F7680D" w:rsidRDefault="00B258B4">
    <w:pPr>
      <w:pStyle w:val="Footer"/>
    </w:pPr>
    <w:r w:rsidRPr="00F7680D">
      <w:rPr>
        <w:noProof/>
      </w:rPr>
      <w:drawing>
        <wp:anchor distT="0" distB="0" distL="114300" distR="114300" simplePos="0" relativeHeight="251664896" behindDoc="0" locked="0" layoutInCell="1" allowOverlap="1" wp14:anchorId="0CFAE1FB" wp14:editId="0FBC1E39">
          <wp:simplePos x="0" y="0"/>
          <wp:positionH relativeFrom="margin">
            <wp:align>center</wp:align>
          </wp:positionH>
          <wp:positionV relativeFrom="paragraph">
            <wp:posOffset>156845</wp:posOffset>
          </wp:positionV>
          <wp:extent cx="1458595" cy="317500"/>
          <wp:effectExtent l="0" t="0" r="8255" b="6350"/>
          <wp:wrapNone/>
          <wp:docPr id="2"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text on a black background&#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58595" cy="3175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C6752" w14:textId="77777777" w:rsidR="00983BA5" w:rsidRPr="00F7680D" w:rsidRDefault="00983BA5" w:rsidP="001E05DE">
      <w:pPr>
        <w:spacing w:after="0"/>
      </w:pPr>
      <w:r w:rsidRPr="00F7680D">
        <w:separator/>
      </w:r>
    </w:p>
  </w:footnote>
  <w:footnote w:type="continuationSeparator" w:id="0">
    <w:p w14:paraId="0E1843D3" w14:textId="77777777" w:rsidR="00983BA5" w:rsidRPr="00F7680D" w:rsidRDefault="00983BA5" w:rsidP="001E05DE">
      <w:pPr>
        <w:spacing w:after="0"/>
      </w:pPr>
      <w:r w:rsidRPr="00F768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002C" w14:textId="77777777" w:rsidR="000B3229" w:rsidRPr="00F7680D" w:rsidRDefault="000B3229">
    <w:pPr>
      <w:pStyle w:val="Header"/>
    </w:pPr>
    <w:r w:rsidRPr="00F7680D">
      <w:rPr>
        <w:noProof/>
      </w:rPr>
      <mc:AlternateContent>
        <mc:Choice Requires="wps">
          <w:drawing>
            <wp:anchor distT="0" distB="0" distL="114300" distR="114300" simplePos="0" relativeHeight="251660800" behindDoc="0" locked="0" layoutInCell="1" allowOverlap="1" wp14:anchorId="186A84D5" wp14:editId="4976AEBA">
              <wp:simplePos x="0" y="0"/>
              <wp:positionH relativeFrom="margin">
                <wp:align>center</wp:align>
              </wp:positionH>
              <wp:positionV relativeFrom="paragraph">
                <wp:posOffset>-238125</wp:posOffset>
              </wp:positionV>
              <wp:extent cx="2943225" cy="571500"/>
              <wp:effectExtent l="57150" t="19050" r="66675" b="95250"/>
              <wp:wrapNone/>
              <wp:docPr id="1310070796" name="Rectangle: Rounded Corners 7"/>
              <wp:cNvGraphicFramePr/>
              <a:graphic xmlns:a="http://schemas.openxmlformats.org/drawingml/2006/main">
                <a:graphicData uri="http://schemas.microsoft.com/office/word/2010/wordprocessingShape">
                  <wps:wsp>
                    <wps:cNvSpPr/>
                    <wps:spPr>
                      <a:xfrm>
                        <a:off x="0" y="0"/>
                        <a:ext cx="2943225" cy="571500"/>
                      </a:xfrm>
                      <a:prstGeom prst="roundRect">
                        <a:avLst/>
                      </a:prstGeom>
                      <a:solidFill>
                        <a:srgbClr val="FF9900"/>
                      </a:solidFill>
                      <a:ln>
                        <a:noFill/>
                      </a:ln>
                      <a:effectLst>
                        <a:outerShdw blurRad="50800" dist="38100" dir="5400000" algn="t" rotWithShape="0">
                          <a:prstClr val="black">
                            <a:alpha val="40000"/>
                          </a:prstClr>
                        </a:outerShdw>
                      </a:effectLst>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D4A05C" id="Rectangle: Rounded Corners 7" o:spid="_x0000_s1026" style="position:absolute;margin-left:0;margin-top:-18.75pt;width:231.75pt;height:45pt;z-index:25166080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" fillcolor="#f90" stroked="f" strokeweight="1.5pt">
              <v:stroke joinstyle="miter"/>
              <v:shadow on="t" color="black" opacity="26214f" origin=",-.5" offset="0,3pt"/>
              <w10:wrap anchorx="margin"/>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90DA" w14:textId="77777777" w:rsidR="002839AF" w:rsidRPr="00F7680D" w:rsidRDefault="002839AF">
    <w:pPr>
      <w:pStyle w:val="Header"/>
    </w:pPr>
    <w:r w:rsidRPr="00F7680D">
      <w:rPr>
        <w:b/>
        <w:bCs/>
        <w:noProof/>
        <w:sz w:val="22"/>
        <w:szCs w:val="22"/>
      </w:rPr>
      <mc:AlternateContent>
        <mc:Choice Requires="wps">
          <w:drawing>
            <wp:anchor distT="0" distB="0" distL="114300" distR="114300" simplePos="0" relativeHeight="251663872" behindDoc="0" locked="0" layoutInCell="1" allowOverlap="1" wp14:anchorId="019EBD50" wp14:editId="41D145C2">
              <wp:simplePos x="0" y="0"/>
              <wp:positionH relativeFrom="column">
                <wp:posOffset>-502603</wp:posOffset>
              </wp:positionH>
              <wp:positionV relativeFrom="paragraph">
                <wp:posOffset>-257492</wp:posOffset>
              </wp:positionV>
              <wp:extent cx="1133475" cy="1107440"/>
              <wp:effectExtent l="32068" t="44132" r="60642" b="98743"/>
              <wp:wrapNone/>
              <wp:docPr id="1423548322" name="Flowchart: Manual Input 4"/>
              <wp:cNvGraphicFramePr/>
              <a:graphic xmlns:a="http://schemas.openxmlformats.org/drawingml/2006/main">
                <a:graphicData uri="http://schemas.microsoft.com/office/word/2010/wordprocessingShape">
                  <wps:wsp>
                    <wps:cNvSpPr/>
                    <wps:spPr>
                      <a:xfrm rot="5400000">
                        <a:off x="0" y="0"/>
                        <a:ext cx="1133475" cy="1107440"/>
                      </a:xfrm>
                      <a:prstGeom prst="flowChartManualInput">
                        <a:avLst/>
                      </a:prstGeom>
                      <a:solidFill>
                        <a:schemeClr val="tx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B2F9EF" id="_x0000_t118" coordsize="21600,21600" o:spt="118" path="m,4292l21600,r,21600l,21600xe">
              <v:stroke joinstyle="miter"/>
              <v:path gradientshapeok="t" o:connecttype="custom" o:connectlocs="10800,2146;0,10800;10800,21600;21600,10800" textboxrect="0,4291,21600,21600"/>
            </v:shapetype>
            <v:shape id="Flowchart: Manual Input 4" o:spid="_x0000_s1026" type="#_x0000_t118" style="position:absolute;margin-left:-39.6pt;margin-top:-20.25pt;width:89.25pt;height:87.2pt;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" fillcolor="black [3213]" stroked="f" strokeweight="1.5pt">
              <v:shadow on="t" color="black" opacity="26214f" origin="-.5,-.5" offset=".74836mm,.74836mm"/>
            </v:shape>
          </w:pict>
        </mc:Fallback>
      </mc:AlternateContent>
    </w:r>
    <w:r w:rsidRPr="00F7680D">
      <w:rPr>
        <w:b/>
        <w:bCs/>
        <w:noProof/>
        <w:sz w:val="22"/>
        <w:szCs w:val="22"/>
      </w:rPr>
      <mc:AlternateContent>
        <mc:Choice Requires="wps">
          <w:drawing>
            <wp:anchor distT="0" distB="0" distL="114300" distR="114300" simplePos="0" relativeHeight="251662848" behindDoc="0" locked="0" layoutInCell="1" allowOverlap="1" wp14:anchorId="146DF6F3" wp14:editId="59A7948E">
              <wp:simplePos x="0" y="0"/>
              <wp:positionH relativeFrom="column">
                <wp:posOffset>-490855</wp:posOffset>
              </wp:positionH>
              <wp:positionV relativeFrom="paragraph">
                <wp:posOffset>-213360</wp:posOffset>
              </wp:positionV>
              <wp:extent cx="7610475" cy="1038225"/>
              <wp:effectExtent l="0" t="0" r="9525" b="9525"/>
              <wp:wrapNone/>
              <wp:docPr id="805200049" name="Rectangle 3"/>
              <wp:cNvGraphicFramePr/>
              <a:graphic xmlns:a="http://schemas.openxmlformats.org/drawingml/2006/main">
                <a:graphicData uri="http://schemas.microsoft.com/office/word/2010/wordprocessingShape">
                  <wps:wsp>
                    <wps:cNvSpPr/>
                    <wps:spPr>
                      <a:xfrm>
                        <a:off x="0" y="0"/>
                        <a:ext cx="7610475" cy="1038225"/>
                      </a:xfrm>
                      <a:prstGeom prst="rect">
                        <a:avLst/>
                      </a:prstGeom>
                      <a:solidFill>
                        <a:srgbClr val="FF9900"/>
                      </a:solidFill>
                      <a:ln>
                        <a:noFill/>
                      </a:ln>
                      <a:effectLst>
                        <a:innerShdw blurRad="63500" dist="50800" dir="18900000">
                          <a:prstClr val="black">
                            <a:alpha val="50000"/>
                          </a:prstClr>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A1D4E7" id="Rectangle 3" o:spid="_x0000_s1026" style="position:absolute;margin-left:-38.65pt;margin-top:-16.8pt;width:599.25pt;height:81.7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" fillcolor="#f90" stroked="f"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25B"/>
    <w:multiLevelType w:val="hybridMultilevel"/>
    <w:tmpl w:val="D76266C8"/>
    <w:lvl w:ilvl="0" w:tplc="A7FE452A">
      <w:start w:val="1"/>
      <w:numFmt w:val="decimal"/>
      <w:pStyle w:val="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F90646"/>
    <w:multiLevelType w:val="hybridMultilevel"/>
    <w:tmpl w:val="A5FC50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3B463D33"/>
    <w:multiLevelType w:val="hybridMultilevel"/>
    <w:tmpl w:val="0ACC6FAA"/>
    <w:lvl w:ilvl="0" w:tplc="293C4D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6B1EF2"/>
    <w:multiLevelType w:val="hybridMultilevel"/>
    <w:tmpl w:val="B7802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8D78F0"/>
    <w:multiLevelType w:val="hybridMultilevel"/>
    <w:tmpl w:val="D5781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6A7B4D"/>
    <w:multiLevelType w:val="hybridMultilevel"/>
    <w:tmpl w:val="088A150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69413C97"/>
    <w:multiLevelType w:val="hybridMultilevel"/>
    <w:tmpl w:val="57FA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F9055E"/>
    <w:multiLevelType w:val="hybridMultilevel"/>
    <w:tmpl w:val="A43AB496"/>
    <w:lvl w:ilvl="0" w:tplc="4F84D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245462">
    <w:abstractNumId w:val="0"/>
  </w:num>
  <w:num w:numId="2" w16cid:durableId="506796411">
    <w:abstractNumId w:val="7"/>
  </w:num>
  <w:num w:numId="3" w16cid:durableId="456145560">
    <w:abstractNumId w:val="2"/>
  </w:num>
  <w:num w:numId="4" w16cid:durableId="954023573">
    <w:abstractNumId w:val="1"/>
  </w:num>
  <w:num w:numId="5" w16cid:durableId="799303676">
    <w:abstractNumId w:val="6"/>
  </w:num>
  <w:num w:numId="6" w16cid:durableId="1497529798">
    <w:abstractNumId w:val="4"/>
  </w:num>
  <w:num w:numId="7" w16cid:durableId="247618361">
    <w:abstractNumId w:val="5"/>
  </w:num>
  <w:num w:numId="8" w16cid:durableId="4636673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drag Nuzdic">
    <w15:presenceInfo w15:providerId="Windows Live" w15:userId="92e795de174d30e7"/>
  </w15:person>
  <w15:person w15:author="Ivan Berenić">
    <w15:presenceInfo w15:providerId="Windows Live" w15:userId="aa22d9d6fe44aab4"/>
  </w15:person>
  <w15:person w15:author="EE 20/2024 - Roglić Dimitrije">
    <w15:presenceInfo w15:providerId="AD" w15:userId="S::roglic.ee20.2024@uns.ac.rs::993556cf-2fae-4348-9b29-70cfca61ad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170"/>
    <w:rsid w:val="00007186"/>
    <w:rsid w:val="00007B4D"/>
    <w:rsid w:val="000616C4"/>
    <w:rsid w:val="00076A9E"/>
    <w:rsid w:val="0008730F"/>
    <w:rsid w:val="000978EC"/>
    <w:rsid w:val="00097AC3"/>
    <w:rsid w:val="000A22DF"/>
    <w:rsid w:val="000B3229"/>
    <w:rsid w:val="000D275E"/>
    <w:rsid w:val="000E519F"/>
    <w:rsid w:val="00121707"/>
    <w:rsid w:val="0013395F"/>
    <w:rsid w:val="0013735E"/>
    <w:rsid w:val="00150F3B"/>
    <w:rsid w:val="001570F5"/>
    <w:rsid w:val="00173DB5"/>
    <w:rsid w:val="001B2170"/>
    <w:rsid w:val="001B64B1"/>
    <w:rsid w:val="001C27BB"/>
    <w:rsid w:val="001D110E"/>
    <w:rsid w:val="001E05DE"/>
    <w:rsid w:val="001E47F9"/>
    <w:rsid w:val="00213FC5"/>
    <w:rsid w:val="0022288D"/>
    <w:rsid w:val="00223657"/>
    <w:rsid w:val="00231DE7"/>
    <w:rsid w:val="002479D4"/>
    <w:rsid w:val="002533D1"/>
    <w:rsid w:val="00274010"/>
    <w:rsid w:val="00281ED9"/>
    <w:rsid w:val="002839AF"/>
    <w:rsid w:val="00297A83"/>
    <w:rsid w:val="002A76A1"/>
    <w:rsid w:val="002D179A"/>
    <w:rsid w:val="002F1DBA"/>
    <w:rsid w:val="002F305F"/>
    <w:rsid w:val="0033058E"/>
    <w:rsid w:val="00360F08"/>
    <w:rsid w:val="0036197F"/>
    <w:rsid w:val="003622ED"/>
    <w:rsid w:val="003626BF"/>
    <w:rsid w:val="0036479B"/>
    <w:rsid w:val="003765C0"/>
    <w:rsid w:val="00393F25"/>
    <w:rsid w:val="0039692A"/>
    <w:rsid w:val="003C27DD"/>
    <w:rsid w:val="003F06CB"/>
    <w:rsid w:val="00401FC7"/>
    <w:rsid w:val="004043D8"/>
    <w:rsid w:val="00435F0C"/>
    <w:rsid w:val="0043736C"/>
    <w:rsid w:val="00460919"/>
    <w:rsid w:val="0046765A"/>
    <w:rsid w:val="00471A40"/>
    <w:rsid w:val="00492EFF"/>
    <w:rsid w:val="00495FA2"/>
    <w:rsid w:val="004A3D95"/>
    <w:rsid w:val="004B00CE"/>
    <w:rsid w:val="004B1630"/>
    <w:rsid w:val="004D3E30"/>
    <w:rsid w:val="004E175E"/>
    <w:rsid w:val="004E6582"/>
    <w:rsid w:val="004E7600"/>
    <w:rsid w:val="005008A8"/>
    <w:rsid w:val="005017FE"/>
    <w:rsid w:val="00507868"/>
    <w:rsid w:val="00541174"/>
    <w:rsid w:val="00564B39"/>
    <w:rsid w:val="0056583B"/>
    <w:rsid w:val="00571A0E"/>
    <w:rsid w:val="00585D29"/>
    <w:rsid w:val="00592970"/>
    <w:rsid w:val="005A04C0"/>
    <w:rsid w:val="005B4E8A"/>
    <w:rsid w:val="005B63F2"/>
    <w:rsid w:val="005C1C76"/>
    <w:rsid w:val="005C4EC6"/>
    <w:rsid w:val="005C78EE"/>
    <w:rsid w:val="005D4A7D"/>
    <w:rsid w:val="005E5395"/>
    <w:rsid w:val="00600853"/>
    <w:rsid w:val="00602801"/>
    <w:rsid w:val="00602DA7"/>
    <w:rsid w:val="00602E33"/>
    <w:rsid w:val="00630474"/>
    <w:rsid w:val="00632D9E"/>
    <w:rsid w:val="00634DE2"/>
    <w:rsid w:val="006357C8"/>
    <w:rsid w:val="00667219"/>
    <w:rsid w:val="0068752E"/>
    <w:rsid w:val="0069038D"/>
    <w:rsid w:val="006E0ACD"/>
    <w:rsid w:val="006E7089"/>
    <w:rsid w:val="006F2E79"/>
    <w:rsid w:val="00752D43"/>
    <w:rsid w:val="007535A8"/>
    <w:rsid w:val="00761782"/>
    <w:rsid w:val="00785285"/>
    <w:rsid w:val="00803DF0"/>
    <w:rsid w:val="008069F8"/>
    <w:rsid w:val="00807A4E"/>
    <w:rsid w:val="0082404A"/>
    <w:rsid w:val="00873309"/>
    <w:rsid w:val="00885159"/>
    <w:rsid w:val="008926D2"/>
    <w:rsid w:val="0089406A"/>
    <w:rsid w:val="008A755B"/>
    <w:rsid w:val="008B0AC2"/>
    <w:rsid w:val="008B14C8"/>
    <w:rsid w:val="008E6710"/>
    <w:rsid w:val="008F44D9"/>
    <w:rsid w:val="009113C3"/>
    <w:rsid w:val="009165F9"/>
    <w:rsid w:val="00922CA5"/>
    <w:rsid w:val="00924B01"/>
    <w:rsid w:val="0092544A"/>
    <w:rsid w:val="00931A91"/>
    <w:rsid w:val="0093738C"/>
    <w:rsid w:val="00963204"/>
    <w:rsid w:val="00970EFC"/>
    <w:rsid w:val="00983BA5"/>
    <w:rsid w:val="00984A0C"/>
    <w:rsid w:val="009A5571"/>
    <w:rsid w:val="009A7EA9"/>
    <w:rsid w:val="009B0209"/>
    <w:rsid w:val="009B602D"/>
    <w:rsid w:val="009C7B18"/>
    <w:rsid w:val="00A057B4"/>
    <w:rsid w:val="00A1077D"/>
    <w:rsid w:val="00A41904"/>
    <w:rsid w:val="00A60A52"/>
    <w:rsid w:val="00A659BA"/>
    <w:rsid w:val="00A66145"/>
    <w:rsid w:val="00A9572C"/>
    <w:rsid w:val="00AA65D5"/>
    <w:rsid w:val="00AC79AF"/>
    <w:rsid w:val="00AD44C9"/>
    <w:rsid w:val="00AE132D"/>
    <w:rsid w:val="00B0174C"/>
    <w:rsid w:val="00B02F44"/>
    <w:rsid w:val="00B167BC"/>
    <w:rsid w:val="00B22E62"/>
    <w:rsid w:val="00B258B4"/>
    <w:rsid w:val="00B36395"/>
    <w:rsid w:val="00B46CA9"/>
    <w:rsid w:val="00B83FD4"/>
    <w:rsid w:val="00BA7D2A"/>
    <w:rsid w:val="00BB152E"/>
    <w:rsid w:val="00BC554F"/>
    <w:rsid w:val="00BD5468"/>
    <w:rsid w:val="00BE04A6"/>
    <w:rsid w:val="00BE22EA"/>
    <w:rsid w:val="00BF564E"/>
    <w:rsid w:val="00C206CC"/>
    <w:rsid w:val="00C22376"/>
    <w:rsid w:val="00C31DD9"/>
    <w:rsid w:val="00C453AD"/>
    <w:rsid w:val="00C5374C"/>
    <w:rsid w:val="00C54E70"/>
    <w:rsid w:val="00C9471D"/>
    <w:rsid w:val="00CC430D"/>
    <w:rsid w:val="00D03C9E"/>
    <w:rsid w:val="00D20DA8"/>
    <w:rsid w:val="00D222C4"/>
    <w:rsid w:val="00D85890"/>
    <w:rsid w:val="00DC0B75"/>
    <w:rsid w:val="00DC52BA"/>
    <w:rsid w:val="00DF4374"/>
    <w:rsid w:val="00E16CAE"/>
    <w:rsid w:val="00E41493"/>
    <w:rsid w:val="00E7587E"/>
    <w:rsid w:val="00E95287"/>
    <w:rsid w:val="00EA724E"/>
    <w:rsid w:val="00EB7828"/>
    <w:rsid w:val="00EC1264"/>
    <w:rsid w:val="00ED717A"/>
    <w:rsid w:val="00EF22C6"/>
    <w:rsid w:val="00EF7075"/>
    <w:rsid w:val="00F12B2A"/>
    <w:rsid w:val="00F47832"/>
    <w:rsid w:val="00F554A0"/>
    <w:rsid w:val="00F653DE"/>
    <w:rsid w:val="00F7680D"/>
    <w:rsid w:val="00FA0256"/>
    <w:rsid w:val="00FA2900"/>
    <w:rsid w:val="00FC6B54"/>
    <w:rsid w:val="00FF41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17567"/>
  <w15:chartTrackingRefBased/>
  <w15:docId w15:val="{D68B6E28-4F66-445E-98AB-35007932D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6CC"/>
    <w:pPr>
      <w:spacing w:line="240" w:lineRule="auto"/>
      <w:jc w:val="both"/>
    </w:pPr>
    <w:rPr>
      <w:rFonts w:ascii="Times New Roman" w:hAnsi="Times New Roman"/>
      <w:lang w:val="sr-Latn-RS"/>
    </w:rPr>
  </w:style>
  <w:style w:type="paragraph" w:styleId="Heading1">
    <w:name w:val="heading 1"/>
    <w:aliases w:val="Поднаслов"/>
    <w:basedOn w:val="Normal"/>
    <w:next w:val="Normal"/>
    <w:link w:val="Heading1Char"/>
    <w:autoRedefine/>
    <w:uiPriority w:val="9"/>
    <w:qFormat/>
    <w:rsid w:val="009A5571"/>
    <w:pPr>
      <w:keepNext/>
      <w:keepLines/>
      <w:spacing w:before="360" w:after="80"/>
      <w:jc w:val="left"/>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1E0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Поднаслов Char"/>
    <w:basedOn w:val="DefaultParagraphFont"/>
    <w:link w:val="Heading1"/>
    <w:uiPriority w:val="9"/>
    <w:rsid w:val="009A557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1E0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5DE"/>
    <w:rPr>
      <w:rFonts w:eastAsiaTheme="majorEastAsia" w:cstheme="majorBidi"/>
      <w:color w:val="272727" w:themeColor="text1" w:themeTint="D8"/>
    </w:rPr>
  </w:style>
  <w:style w:type="paragraph" w:styleId="Title">
    <w:name w:val="Title"/>
    <w:basedOn w:val="Normal"/>
    <w:next w:val="Normal"/>
    <w:link w:val="TitleChar"/>
    <w:uiPriority w:val="10"/>
    <w:qFormat/>
    <w:rsid w:val="001E05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5DE"/>
    <w:pPr>
      <w:spacing w:before="160"/>
      <w:jc w:val="center"/>
    </w:pPr>
    <w:rPr>
      <w:i/>
      <w:iCs/>
      <w:color w:val="404040" w:themeColor="text1" w:themeTint="BF"/>
    </w:rPr>
  </w:style>
  <w:style w:type="character" w:customStyle="1" w:styleId="QuoteChar">
    <w:name w:val="Quote Char"/>
    <w:basedOn w:val="DefaultParagraphFont"/>
    <w:link w:val="Quote"/>
    <w:uiPriority w:val="29"/>
    <w:rsid w:val="001E05DE"/>
    <w:rPr>
      <w:i/>
      <w:iCs/>
      <w:color w:val="404040" w:themeColor="text1" w:themeTint="BF"/>
    </w:rPr>
  </w:style>
  <w:style w:type="paragraph" w:styleId="ListParagraph">
    <w:name w:val="List Paragraph"/>
    <w:basedOn w:val="Normal"/>
    <w:uiPriority w:val="34"/>
    <w:qFormat/>
    <w:rsid w:val="001E05DE"/>
    <w:pPr>
      <w:ind w:left="720"/>
      <w:contextualSpacing/>
    </w:pPr>
  </w:style>
  <w:style w:type="character" w:styleId="IntenseEmphasis">
    <w:name w:val="Intense Emphasis"/>
    <w:basedOn w:val="DefaultParagraphFont"/>
    <w:uiPriority w:val="21"/>
    <w:qFormat/>
    <w:rsid w:val="001E05DE"/>
    <w:rPr>
      <w:i/>
      <w:iCs/>
      <w:color w:val="0F4761" w:themeColor="accent1" w:themeShade="BF"/>
    </w:rPr>
  </w:style>
  <w:style w:type="paragraph" w:styleId="IntenseQuote">
    <w:name w:val="Intense Quote"/>
    <w:basedOn w:val="Normal"/>
    <w:next w:val="Normal"/>
    <w:link w:val="IntenseQuoteChar"/>
    <w:uiPriority w:val="30"/>
    <w:qFormat/>
    <w:rsid w:val="001E0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5DE"/>
    <w:rPr>
      <w:i/>
      <w:iCs/>
      <w:color w:val="0F4761" w:themeColor="accent1" w:themeShade="BF"/>
    </w:rPr>
  </w:style>
  <w:style w:type="character" w:styleId="IntenseReference">
    <w:name w:val="Intense Reference"/>
    <w:basedOn w:val="DefaultParagraphFont"/>
    <w:uiPriority w:val="32"/>
    <w:qFormat/>
    <w:rsid w:val="001E05DE"/>
    <w:rPr>
      <w:b/>
      <w:bCs/>
      <w:smallCaps/>
      <w:color w:val="0F4761" w:themeColor="accent1" w:themeShade="BF"/>
      <w:spacing w:val="5"/>
    </w:rPr>
  </w:style>
  <w:style w:type="paragraph" w:customStyle="1" w:styleId="a0">
    <w:name w:val="Наслов"/>
    <w:basedOn w:val="Title"/>
    <w:next w:val="Normal"/>
    <w:qFormat/>
    <w:rsid w:val="001E05DE"/>
    <w:pPr>
      <w:jc w:val="center"/>
    </w:pPr>
    <w:rPr>
      <w:rFonts w:ascii="Times New Roman" w:hAnsi="Times New Roman"/>
      <w:sz w:val="44"/>
    </w:rPr>
  </w:style>
  <w:style w:type="paragraph" w:styleId="Revision">
    <w:name w:val="Revision"/>
    <w:hidden/>
    <w:uiPriority w:val="99"/>
    <w:semiHidden/>
    <w:rsid w:val="001E05DE"/>
    <w:pPr>
      <w:spacing w:after="0" w:line="240" w:lineRule="auto"/>
    </w:pPr>
  </w:style>
  <w:style w:type="paragraph" w:customStyle="1" w:styleId="a">
    <w:name w:val="Заглавље"/>
    <w:basedOn w:val="Subtitle"/>
    <w:next w:val="Normal"/>
    <w:qFormat/>
    <w:rsid w:val="00C206CC"/>
    <w:pPr>
      <w:numPr>
        <w:ilvl w:val="0"/>
        <w:numId w:val="1"/>
      </w:numPr>
    </w:pPr>
    <w:rPr>
      <w:i/>
      <w:color w:val="000000" w:themeColor="text1"/>
      <w:szCs w:val="32"/>
      <w:lang w:val="sr-Cyrl-RS"/>
    </w:rPr>
  </w:style>
  <w:style w:type="paragraph" w:styleId="Header">
    <w:name w:val="header"/>
    <w:basedOn w:val="Normal"/>
    <w:link w:val="HeaderChar"/>
    <w:uiPriority w:val="99"/>
    <w:unhideWhenUsed/>
    <w:rsid w:val="001E05DE"/>
    <w:pPr>
      <w:tabs>
        <w:tab w:val="center" w:pos="4680"/>
        <w:tab w:val="right" w:pos="9360"/>
      </w:tabs>
      <w:spacing w:after="0"/>
    </w:pPr>
  </w:style>
  <w:style w:type="character" w:customStyle="1" w:styleId="HeaderChar">
    <w:name w:val="Header Char"/>
    <w:basedOn w:val="DefaultParagraphFont"/>
    <w:link w:val="Header"/>
    <w:uiPriority w:val="99"/>
    <w:qFormat/>
    <w:rsid w:val="001E05DE"/>
  </w:style>
  <w:style w:type="paragraph" w:styleId="Footer">
    <w:name w:val="footer"/>
    <w:basedOn w:val="Normal"/>
    <w:link w:val="FooterChar"/>
    <w:uiPriority w:val="99"/>
    <w:unhideWhenUsed/>
    <w:rsid w:val="001E05DE"/>
    <w:pPr>
      <w:tabs>
        <w:tab w:val="center" w:pos="4680"/>
        <w:tab w:val="right" w:pos="9360"/>
      </w:tabs>
      <w:spacing w:after="0"/>
    </w:pPr>
  </w:style>
  <w:style w:type="character" w:customStyle="1" w:styleId="FooterChar">
    <w:name w:val="Footer Char"/>
    <w:basedOn w:val="DefaultParagraphFont"/>
    <w:link w:val="Footer"/>
    <w:uiPriority w:val="99"/>
    <w:rsid w:val="001E05DE"/>
  </w:style>
  <w:style w:type="table" w:styleId="TableGrid">
    <w:name w:val="Table Grid"/>
    <w:basedOn w:val="TableNormal"/>
    <w:uiPriority w:val="39"/>
    <w:rsid w:val="001E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35F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9A5571"/>
  </w:style>
  <w:style w:type="character" w:styleId="CommentReference">
    <w:name w:val="annotation reference"/>
    <w:basedOn w:val="DefaultParagraphFont"/>
    <w:uiPriority w:val="99"/>
    <w:semiHidden/>
    <w:unhideWhenUsed/>
    <w:rsid w:val="00752D43"/>
    <w:rPr>
      <w:sz w:val="16"/>
      <w:szCs w:val="16"/>
    </w:rPr>
  </w:style>
  <w:style w:type="paragraph" w:styleId="CommentText">
    <w:name w:val="annotation text"/>
    <w:basedOn w:val="Normal"/>
    <w:link w:val="CommentTextChar"/>
    <w:uiPriority w:val="99"/>
    <w:unhideWhenUsed/>
    <w:rsid w:val="00752D43"/>
    <w:rPr>
      <w:sz w:val="20"/>
      <w:szCs w:val="20"/>
    </w:rPr>
  </w:style>
  <w:style w:type="character" w:customStyle="1" w:styleId="CommentTextChar">
    <w:name w:val="Comment Text Char"/>
    <w:basedOn w:val="DefaultParagraphFont"/>
    <w:link w:val="CommentText"/>
    <w:uiPriority w:val="99"/>
    <w:rsid w:val="00752D4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2D43"/>
    <w:rPr>
      <w:b/>
      <w:bCs/>
    </w:rPr>
  </w:style>
  <w:style w:type="character" w:customStyle="1" w:styleId="CommentSubjectChar">
    <w:name w:val="Comment Subject Char"/>
    <w:basedOn w:val="CommentTextChar"/>
    <w:link w:val="CommentSubject"/>
    <w:uiPriority w:val="99"/>
    <w:semiHidden/>
    <w:rsid w:val="00752D43"/>
    <w:rPr>
      <w:rFonts w:ascii="Times New Roman" w:hAnsi="Times New Roman"/>
      <w:b/>
      <w:bCs/>
      <w:sz w:val="20"/>
      <w:szCs w:val="20"/>
    </w:rPr>
  </w:style>
  <w:style w:type="character" w:styleId="Hyperlink">
    <w:name w:val="Hyperlink"/>
    <w:basedOn w:val="DefaultParagraphFont"/>
    <w:uiPriority w:val="99"/>
    <w:unhideWhenUsed/>
    <w:rsid w:val="0013395F"/>
    <w:rPr>
      <w:color w:val="467886" w:themeColor="hyperlink"/>
      <w:u w:val="single"/>
    </w:rPr>
  </w:style>
  <w:style w:type="character" w:styleId="UnresolvedMention">
    <w:name w:val="Unresolved Mention"/>
    <w:basedOn w:val="DefaultParagraphFont"/>
    <w:uiPriority w:val="99"/>
    <w:semiHidden/>
    <w:unhideWhenUsed/>
    <w:rsid w:val="0013395F"/>
    <w:rPr>
      <w:color w:val="605E5C"/>
      <w:shd w:val="clear" w:color="auto" w:fill="E1DFDD"/>
    </w:rPr>
  </w:style>
  <w:style w:type="character" w:styleId="FollowedHyperlink">
    <w:name w:val="FollowedHyperlink"/>
    <w:basedOn w:val="DefaultParagraphFont"/>
    <w:uiPriority w:val="99"/>
    <w:semiHidden/>
    <w:unhideWhenUsed/>
    <w:rsid w:val="001339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990">
      <w:bodyDiv w:val="1"/>
      <w:marLeft w:val="0"/>
      <w:marRight w:val="0"/>
      <w:marTop w:val="0"/>
      <w:marBottom w:val="0"/>
      <w:divBdr>
        <w:top w:val="none" w:sz="0" w:space="0" w:color="auto"/>
        <w:left w:val="none" w:sz="0" w:space="0" w:color="auto"/>
        <w:bottom w:val="none" w:sz="0" w:space="0" w:color="auto"/>
        <w:right w:val="none" w:sz="0" w:space="0" w:color="auto"/>
      </w:divBdr>
    </w:div>
    <w:div w:id="917054316">
      <w:bodyDiv w:val="1"/>
      <w:marLeft w:val="0"/>
      <w:marRight w:val="0"/>
      <w:marTop w:val="0"/>
      <w:marBottom w:val="0"/>
      <w:divBdr>
        <w:top w:val="none" w:sz="0" w:space="0" w:color="auto"/>
        <w:left w:val="none" w:sz="0" w:space="0" w:color="auto"/>
        <w:bottom w:val="none" w:sz="0" w:space="0" w:color="auto"/>
        <w:right w:val="none" w:sz="0" w:space="0" w:color="auto"/>
      </w:divBdr>
    </w:div>
    <w:div w:id="1551649805">
      <w:bodyDiv w:val="1"/>
      <w:marLeft w:val="0"/>
      <w:marRight w:val="0"/>
      <w:marTop w:val="0"/>
      <w:marBottom w:val="0"/>
      <w:divBdr>
        <w:top w:val="none" w:sz="0" w:space="0" w:color="auto"/>
        <w:left w:val="none" w:sz="0" w:space="0" w:color="auto"/>
        <w:bottom w:val="none" w:sz="0" w:space="0" w:color="auto"/>
        <w:right w:val="none" w:sz="0" w:space="0" w:color="auto"/>
      </w:divBdr>
    </w:div>
    <w:div w:id="1574781250">
      <w:bodyDiv w:val="1"/>
      <w:marLeft w:val="0"/>
      <w:marRight w:val="0"/>
      <w:marTop w:val="0"/>
      <w:marBottom w:val="0"/>
      <w:divBdr>
        <w:top w:val="none" w:sz="0" w:space="0" w:color="auto"/>
        <w:left w:val="none" w:sz="0" w:space="0" w:color="auto"/>
        <w:bottom w:val="none" w:sz="0" w:space="0" w:color="auto"/>
        <w:right w:val="none" w:sz="0" w:space="0" w:color="auto"/>
      </w:divBdr>
    </w:div>
    <w:div w:id="1692798185">
      <w:bodyDiv w:val="1"/>
      <w:marLeft w:val="0"/>
      <w:marRight w:val="0"/>
      <w:marTop w:val="0"/>
      <w:marBottom w:val="0"/>
      <w:divBdr>
        <w:top w:val="none" w:sz="0" w:space="0" w:color="auto"/>
        <w:left w:val="none" w:sz="0" w:space="0" w:color="auto"/>
        <w:bottom w:val="none" w:sz="0" w:space="0" w:color="auto"/>
        <w:right w:val="none" w:sz="0" w:space="0" w:color="auto"/>
      </w:divBdr>
    </w:div>
    <w:div w:id="212457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yperlink" Target="https://www.formulastudent.de/fileadmin/user_upload/all/2019/important_docs/esf/Example_TSAL_all.pdf"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www.mdpi.com/2813-6640/2/3/1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ormulastudent.de/fileadmin/user_upload/all/2026/rules/FS-Rules_2026_v1.1.pdf"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jpeg"/><Relationship Id="rId10" Type="http://schemas.microsoft.com/office/2016/09/relationships/commentsIds" Target="commentsIds.xml"/><Relationship Id="rId19" Type="http://schemas.openxmlformats.org/officeDocument/2006/relationships/hyperlink" Target="https://michaelruppe.com/2020/10/11/design-walkthrough-tractive-system-active-light-tsal-driver-fsae/"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Аутно</b:Tag>
    <b:SourceType>Report</b:SourceType>
    <b:Guid>{B6349377-59AD-48AD-9A2D-9ED71B9A493F}</b:Guid>
    <b:Author>
      <b:Author>
        <b:NameList>
          <b:Person>
            <b:Last>Autor</b:Last>
          </b:Person>
        </b:NameList>
      </b:Author>
    </b:Author>
    <b:Title>Naslov</b:Title>
    <b:Year>Godina</b:Year>
    <b:RefOrder>1</b:RefOrder>
  </b:Source>
</b:Sources>
</file>

<file path=customXml/itemProps1.xml><?xml version="1.0" encoding="utf-8"?>
<ds:datastoreItem xmlns:ds="http://schemas.openxmlformats.org/officeDocument/2006/customXml" ds:itemID="{36DEB028-6F5A-428C-B74C-DF4A36E43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6</Pages>
  <Words>1227</Words>
  <Characters>6999</Characters>
  <Application>Microsoft Office Word</Application>
  <DocSecurity>0</DocSecurity>
  <Lines>58</Lines>
  <Paragraphs>16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Nuždić</dc:creator>
  <cp:keywords/>
  <dc:description/>
  <cp:lastModifiedBy>EE 20/2024 - Roglić Dimitrije</cp:lastModifiedBy>
  <cp:revision>20</cp:revision>
  <dcterms:created xsi:type="dcterms:W3CDTF">2025-12-13T18:44:00Z</dcterms:created>
  <dcterms:modified xsi:type="dcterms:W3CDTF">2026-03-03T15:42:00Z</dcterms:modified>
</cp:coreProperties>
</file>